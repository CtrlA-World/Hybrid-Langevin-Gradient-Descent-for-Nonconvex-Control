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FAB59" w14:textId="77777777" w:rsidR="007D63D7" w:rsidRPr="00532D1B" w:rsidRDefault="007D63D7" w:rsidP="007D63D7">
      <w:pPr>
        <w:pStyle w:val="Titledocument"/>
        <w:rPr>
          <w:rFonts w:ascii="Times New Roman" w:eastAsia="MS Mincho" w:hAnsi="Times New Roman"/>
          <w:b w:val="0"/>
          <w:i/>
          <w:iCs/>
          <w:noProof/>
          <w:sz w:val="48"/>
          <w:szCs w:val="48"/>
        </w:rPr>
      </w:pPr>
      <w:r w:rsidRPr="00532D1B">
        <w:rPr>
          <w:rFonts w:ascii="Times New Roman" w:eastAsia="MS Mincho" w:hAnsi="Times New Roman"/>
          <w:b w:val="0"/>
          <w:i/>
          <w:iCs/>
          <w:noProof/>
          <w:sz w:val="48"/>
          <w:szCs w:val="48"/>
        </w:rPr>
        <w:t>Hybrid Langevin-Gradient Descent for Nonconvex Control</w:t>
      </w:r>
    </w:p>
    <w:p w14:paraId="6D735D00" w14:textId="77777777" w:rsidR="00D7522C" w:rsidRPr="00532D1B" w:rsidRDefault="00D7522C" w:rsidP="00CA4392">
      <w:pPr>
        <w:pStyle w:val="Author"/>
        <w:spacing w:before="100" w:beforeAutospacing="1" w:after="100" w:afterAutospacing="1" w:line="120" w:lineRule="auto"/>
        <w:rPr>
          <w:sz w:val="16"/>
          <w:szCs w:val="16"/>
        </w:rPr>
        <w:sectPr w:rsidR="00D7522C" w:rsidRPr="00532D1B" w:rsidSect="001A3B3D">
          <w:footerReference w:type="first" r:id="rId11"/>
          <w:pgSz w:w="12240" w:h="15840" w:code="1"/>
          <w:pgMar w:top="1080" w:right="893" w:bottom="1440" w:left="893" w:header="720" w:footer="720" w:gutter="0"/>
          <w:cols w:space="720"/>
          <w:titlePg/>
          <w:docGrid w:linePitch="360"/>
        </w:sectPr>
      </w:pPr>
    </w:p>
    <w:p w14:paraId="6BAFD431" w14:textId="77777777" w:rsidR="007D63D7" w:rsidRPr="00532D1B" w:rsidRDefault="007D63D7" w:rsidP="007D63D7">
      <w:pPr>
        <w:pStyle w:val="Author"/>
        <w:spacing w:before="100" w:beforeAutospacing="1"/>
        <w:rPr>
          <w:sz w:val="18"/>
          <w:szCs w:val="18"/>
        </w:rPr>
      </w:pPr>
      <w:r w:rsidRPr="00532D1B">
        <w:rPr>
          <w:sz w:val="18"/>
          <w:szCs w:val="18"/>
        </w:rPr>
        <w:t>Chistina Sarieddine</w:t>
      </w:r>
      <w:r w:rsidRPr="00532D1B">
        <w:rPr>
          <w:sz w:val="18"/>
          <w:szCs w:val="18"/>
        </w:rPr>
        <w:br/>
        <w:t xml:space="preserve"> Electrical &amp; Computer Engineering </w:t>
      </w:r>
      <w:r w:rsidRPr="00532D1B">
        <w:rPr>
          <w:sz w:val="18"/>
          <w:szCs w:val="18"/>
        </w:rPr>
        <w:br/>
        <w:t xml:space="preserve"> University of Washington</w:t>
      </w:r>
      <w:r w:rsidRPr="00532D1B">
        <w:rPr>
          <w:sz w:val="18"/>
          <w:szCs w:val="18"/>
        </w:rPr>
        <w:br/>
        <w:t xml:space="preserve">Seattle Washington USA </w:t>
      </w:r>
      <w:r w:rsidRPr="00532D1B">
        <w:rPr>
          <w:sz w:val="18"/>
          <w:szCs w:val="18"/>
        </w:rPr>
        <w:br/>
        <w:t xml:space="preserve"> csaried@uw.edu</w:t>
      </w:r>
    </w:p>
    <w:p w14:paraId="533DDA5A" w14:textId="77777777" w:rsidR="007D63D7" w:rsidRPr="00532D1B" w:rsidRDefault="007D63D7" w:rsidP="00CA4392">
      <w:pPr>
        <w:pStyle w:val="Author"/>
        <w:spacing w:before="100" w:beforeAutospacing="1"/>
        <w:contextualSpacing/>
        <w:rPr>
          <w:sz w:val="18"/>
          <w:szCs w:val="18"/>
        </w:rPr>
        <w:sectPr w:rsidR="007D63D7" w:rsidRPr="00532D1B" w:rsidSect="007D63D7">
          <w:type w:val="continuous"/>
          <w:pgSz w:w="12240" w:h="15840" w:code="1"/>
          <w:pgMar w:top="1080" w:right="893" w:bottom="1440" w:left="893" w:header="720" w:footer="720" w:gutter="0"/>
          <w:cols w:space="216"/>
          <w:docGrid w:linePitch="360"/>
        </w:sectPr>
      </w:pPr>
    </w:p>
    <w:p w14:paraId="53B284A1" w14:textId="77777777" w:rsidR="00CA4392" w:rsidRPr="00532D1B" w:rsidRDefault="00CA4392" w:rsidP="00CA4392">
      <w:pPr>
        <w:pStyle w:val="Author"/>
        <w:spacing w:before="100" w:beforeAutospacing="1"/>
        <w:contextualSpacing/>
        <w:rPr>
          <w:sz w:val="18"/>
          <w:szCs w:val="18"/>
        </w:rPr>
      </w:pPr>
    </w:p>
    <w:p w14:paraId="0296F7C6" w14:textId="77777777" w:rsidR="00CA4392" w:rsidRPr="00532D1B" w:rsidRDefault="00CA4392" w:rsidP="00CA4392">
      <w:pPr>
        <w:pStyle w:val="Author"/>
        <w:spacing w:before="100" w:beforeAutospacing="1"/>
        <w:contextualSpacing/>
        <w:rPr>
          <w:sz w:val="18"/>
          <w:szCs w:val="18"/>
        </w:rPr>
      </w:pPr>
    </w:p>
    <w:p w14:paraId="74AC0DE4" w14:textId="77777777" w:rsidR="00CA4392" w:rsidRPr="00532D1B" w:rsidRDefault="00CA4392" w:rsidP="00CA4392">
      <w:pPr>
        <w:pStyle w:val="Author"/>
        <w:spacing w:before="100" w:beforeAutospacing="1"/>
        <w:contextualSpacing/>
        <w:rPr>
          <w:sz w:val="18"/>
          <w:szCs w:val="18"/>
        </w:rPr>
      </w:pPr>
    </w:p>
    <w:p w14:paraId="079DCF0E" w14:textId="77777777" w:rsidR="00CA4392" w:rsidRPr="00532D1B" w:rsidRDefault="00CA4392" w:rsidP="00CA4392">
      <w:pPr>
        <w:pStyle w:val="Author"/>
        <w:spacing w:before="100" w:beforeAutospacing="1"/>
        <w:contextualSpacing/>
        <w:rPr>
          <w:sz w:val="18"/>
          <w:szCs w:val="18"/>
        </w:rPr>
      </w:pPr>
    </w:p>
    <w:p w14:paraId="4C1D13CB" w14:textId="77777777" w:rsidR="00CA4392" w:rsidRPr="00532D1B" w:rsidRDefault="00CA4392" w:rsidP="00CA4392">
      <w:pPr>
        <w:pStyle w:val="Author"/>
        <w:spacing w:before="100" w:beforeAutospacing="1"/>
        <w:contextualSpacing/>
        <w:rPr>
          <w:sz w:val="18"/>
          <w:szCs w:val="18"/>
        </w:rPr>
      </w:pPr>
    </w:p>
    <w:p w14:paraId="128D2612" w14:textId="77777777" w:rsidR="00CA4392" w:rsidRPr="00532D1B" w:rsidRDefault="00CA4392" w:rsidP="00CA4392">
      <w:pPr>
        <w:pStyle w:val="Author"/>
        <w:spacing w:before="100" w:beforeAutospacing="1"/>
        <w:rPr>
          <w:sz w:val="16"/>
          <w:szCs w:val="16"/>
        </w:rPr>
        <w:sectPr w:rsidR="00CA4392" w:rsidRPr="00532D1B" w:rsidSect="00F847A6">
          <w:type w:val="continuous"/>
          <w:pgSz w:w="12240" w:h="15840" w:code="1"/>
          <w:pgMar w:top="1080" w:right="893" w:bottom="1440" w:left="893" w:header="720" w:footer="720" w:gutter="0"/>
          <w:cols w:num="4" w:space="216"/>
          <w:docGrid w:linePitch="360"/>
        </w:sectPr>
      </w:pPr>
    </w:p>
    <w:p w14:paraId="58935029" w14:textId="77777777" w:rsidR="006347CF" w:rsidRPr="00532D1B" w:rsidRDefault="006347CF" w:rsidP="00CA4392">
      <w:pPr>
        <w:pStyle w:val="Author"/>
        <w:spacing w:before="100" w:beforeAutospacing="1"/>
        <w:jc w:val="both"/>
        <w:rPr>
          <w:sz w:val="16"/>
          <w:szCs w:val="16"/>
        </w:rPr>
        <w:sectPr w:rsidR="006347CF" w:rsidRPr="00532D1B" w:rsidSect="00F847A6">
          <w:type w:val="continuous"/>
          <w:pgSz w:w="12240" w:h="15840" w:code="1"/>
          <w:pgMar w:top="1080" w:right="893" w:bottom="1440" w:left="893" w:header="720" w:footer="720" w:gutter="0"/>
          <w:cols w:num="4" w:space="216"/>
          <w:docGrid w:linePitch="360"/>
        </w:sectPr>
      </w:pPr>
    </w:p>
    <w:p w14:paraId="305992DC" w14:textId="246EF6EC" w:rsidR="007D63D7" w:rsidRPr="00532D1B" w:rsidRDefault="009303D9" w:rsidP="007D63D7">
      <w:pPr>
        <w:pStyle w:val="Abstract"/>
      </w:pPr>
      <w:r w:rsidRPr="00532D1B">
        <w:rPr>
          <w:i/>
          <w:iCs/>
        </w:rPr>
        <w:t>Abstract</w:t>
      </w:r>
      <w:r w:rsidRPr="00532D1B">
        <w:t>—</w:t>
      </w:r>
      <w:r w:rsidR="007D63D7" w:rsidRPr="00532D1B">
        <w:rPr>
          <w:rFonts w:ascii="Linux Libertine" w:eastAsia="Verdana" w:hAnsi="Linux Libertine" w:cstheme="minorBidi"/>
          <w:szCs w:val="22"/>
          <w14:ligatures w14:val="standard"/>
        </w:rPr>
        <w:t xml:space="preserve"> </w:t>
      </w:r>
      <w:r w:rsidR="007D63D7" w:rsidRPr="00532D1B">
        <w:t xml:space="preserve">Nonconvex control landscapes are very challenging to optimize gradient descent (GD) is fast but will quickly converge to local minima, and Langevin Monte Carlo (LMC) provides very high-quality global exploration but converges very slowly. Although GD and LMC are typically viewed as mutually exclusive optimization strategies, some recent theoretical results indicate that sampling can be better than optimization for certain nonconvex problems, which poses the opportunity to develop a joint GD &amp; MC method using the positive properties of both algorithms. In our approach, we propose a hybrid algorithm of GD and LMC, that supports joint optimization such that the algorithm we analyze can effectively compromise between injection of noise into the gradient during updates to the value estimate. Further, the results of the experiment show that our approach scales infinitely well on benchmark nonconvex control problems, as it always outperforms GD and LMC with respect to speed of convergence and success rate. It also finds that each problem is sensitive to both types of sampling noise, and this supports both robust control, reinforcement learning, and the general dimension of nonconvex problems. </w:t>
      </w:r>
    </w:p>
    <w:p w14:paraId="0E354E85" w14:textId="09F94ECA" w:rsidR="007D63D7" w:rsidRPr="00532D1B" w:rsidRDefault="004D72B5" w:rsidP="007D63D7">
      <w:pPr>
        <w:pStyle w:val="Keywords"/>
      </w:pPr>
      <w:r w:rsidRPr="00532D1B">
        <w:t>Keywords—</w:t>
      </w:r>
      <w:r w:rsidR="007D63D7" w:rsidRPr="00532D1B">
        <w:rPr>
          <w:rFonts w:eastAsia="Times New Roman"/>
          <w:b w:val="0"/>
          <w:bCs w:val="0"/>
          <w:sz w:val="24"/>
          <w:szCs w:val="24"/>
        </w:rPr>
        <w:t xml:space="preserve"> </w:t>
      </w:r>
      <w:r w:rsidR="007D63D7" w:rsidRPr="00532D1B">
        <w:t>Nonconvex optimization, Langevin Monte Carlo, Gradient descent, Hybrid algorithms, Stochastic control, Reinforcement learning, Trajectory planning, Sampling-based methods</w:t>
      </w:r>
    </w:p>
    <w:p w14:paraId="7FFFA702" w14:textId="5C401AD4" w:rsidR="009303D9" w:rsidRPr="00532D1B" w:rsidRDefault="009303D9" w:rsidP="006B6B66">
      <w:pPr>
        <w:pStyle w:val="Heading1"/>
      </w:pPr>
      <w:r w:rsidRPr="00532D1B">
        <w:t xml:space="preserve">Introduction </w:t>
      </w:r>
    </w:p>
    <w:p w14:paraId="38D4413B" w14:textId="1D0BEC88" w:rsidR="00165FED" w:rsidRPr="00532D1B" w:rsidRDefault="00165FED" w:rsidP="00DE0F0D">
      <w:pPr>
        <w:pStyle w:val="BodyText"/>
        <w:rPr>
          <w:lang w:val="en-US"/>
        </w:rPr>
      </w:pPr>
      <w:r w:rsidRPr="00532D1B">
        <w:rPr>
          <w:lang w:val="en-US"/>
        </w:rPr>
        <w:t>The topic of optimization is widely regarded as the basis for theory in control and machine learning. Many real-world control tasks have highly nonconvex objective functions due to nonlinear dynamics, nonconvex constraints or a complicated cost</w:t>
      </w:r>
      <w:r w:rsidR="00532D1B">
        <w:rPr>
          <w:lang w:val="en-US"/>
        </w:rPr>
        <w:t xml:space="preserve"> </w:t>
      </w:r>
      <w:r w:rsidRPr="00532D1B">
        <w:rPr>
          <w:lang w:val="en-US"/>
        </w:rPr>
        <w:t xml:space="preserve">structure. </w:t>
      </w:r>
      <w:del w:id="0" w:author="Christina Sarieddine" w:date="2025-06-11T12:49:00Z" w16du:dateUtc="2025-06-11T20:49:00Z">
        <w:r w:rsidRPr="00532D1B" w:rsidDel="00FD4989">
          <w:rPr>
            <w:lang w:val="en-US"/>
          </w:rPr>
          <w:delText xml:space="preserve">First-order methods like Gradient Descent (GD) are straightforward to approximate and computationally less demanding; however, they also tend to get stuck in very poor local minima, especially in complicated nonconvex objective functions. </w:delText>
        </w:r>
        <w:r w:rsidRPr="00532D1B" w:rsidDel="00C20738">
          <w:rPr>
            <w:lang w:val="en-US"/>
          </w:rPr>
          <w:delText>Alternatively, sampling-based methods, such as Langevin Monte Carlo (LMC), allow for flexibility in the objective function since they inject noise in the optimization process, fostering global exploration</w:delText>
        </w:r>
        <w:r w:rsidR="00D50D3D" w:rsidRPr="00532D1B" w:rsidDel="00C20738">
          <w:rPr>
            <w:lang w:val="en-US"/>
          </w:rPr>
          <w:delText xml:space="preserve"> </w:delText>
        </w:r>
        <w:r w:rsidR="00BA1A4E" w:rsidRPr="00532D1B" w:rsidDel="00C20738">
          <w:rPr>
            <w:lang w:val="en-US"/>
          </w:rPr>
          <w:fldChar w:fldCharType="begin"/>
        </w:r>
        <w:r w:rsidR="00BA1A4E" w:rsidRPr="00532D1B" w:rsidDel="00C20738">
          <w:rPr>
            <w:lang w:val="en-US"/>
          </w:rPr>
          <w:delInstrText xml:space="preserve"> ADDIN ZOTERO_ITEM CSL_CITATION {"citationID":"dvXrPjPa","properties":{"formattedCitation":"[1]","plainCitation":"[1]","noteIndex":0},"citationItems":[{"id":164,"uris":["http://zotero.org/users/local/S5b9NZTZ/items/MLYHL9CG"],"itemData":{"id":164,"type":"article-journal","abstract":"The generalized Dickman distribution $\\mathcal{D}_{\\theta}$ with parameter $\\theta&gt;0$ is the unique solution to the distributional equality $W=_{d}W^{*}$, where \\begin{align} W</w:delInstrText>
        </w:r>
        <w:r w:rsidR="00BA1A4E" w:rsidRPr="00532D1B" w:rsidDel="00C20738">
          <w:rPr>
            <w:rFonts w:ascii="Cambria Math" w:hAnsi="Cambria Math" w:cs="Cambria Math"/>
            <w:lang w:val="en-US"/>
          </w:rPr>
          <w:delInstrText>∗</w:delInstrText>
        </w:r>
        <w:r w:rsidR="00BA1A4E" w:rsidRPr="00532D1B" w:rsidDel="00C20738">
          <w:rPr>
            <w:lang w:val="en-US"/>
          </w:rPr>
          <w:delInstrText xml:space="preserve">=d U1/θ(W+1),\\tag{1} \\end{align} with $W$ non-negative with probability one, $U\\sim\\mathcal{U}[0,1]$ independent of $W$, and $=_{d}$ denoting equality in distribution. These distributions appear in number theory, stochastic geometry, perpetuities and the study of algorithms. We obtain bounds in Wasserstein type distances between $\\mathcal{D}_{\\theta}$ and the distribution of \\begin{eqnarray*}W_{n}=\\frac{1}{n}\\sum_{i=1}^{n}Y_{k}B_{k},\\end{eqnarray*} where $B_{1},\\ldots,B_{n},Y_{1},\\ldots,Y_{n}$ are independent with $B_{k}$ distributed $\\operatorname{Ber}(1/k)$ or $\\mathcal{P}(\\theta/k)$, $E[Y_{k}]=k$ and $\\operatorname{Var}(Y_{k})=\\sigma_{k}^{2}$, and provide an application to the minimal directed spanning tree in $\\mathbb{R}^{2}$. We also provide bounds with optimal rates for the Dickman convergence of weighted sums, arising in probabilistic number theory, of the form \\begin{eqnarray*}S_{n}=\\frac{1}{\\log(p_{n})}\\sum_{k=1}^{n}X_{k}\\log(p_{k}),\\end{eqnarray*} where $(p_{k})_{k\\ge1}$ is an enumeration of the prime numbers in increasing order and $X_{k}$ is geometric with parameter $(1-1/p_{k})$, Bernoulli with success probability $1/(1+p_{k})$ or Poisson with mean $\\lambda_{k}$. Lastly, we broaden the class of generalized Dickman distributions by studying the fixed points of the transformation \\begin{eqnarray*}s(W^{*})=_{d}U^{1/\\theta}s(W+1)\\end{eqnarray*} generalizing (1), that allows the use of non-identity utility functions $s(\\cdot)$ in Vervaat perpetuities. We obtain distributional bounds for recursive methods that can be used to simulate from this family.","container-title":"Bernoulli","DOI":"10.3150/18-BEJ1070","ISSN":"1350-7265","issue":"4A","note":"publisher: Bernoulli Society for Mathematical Statistics and Probability","page":"2758-2792","source":"Project Euclid","title":"Dickman approximation in simulation, summations and perpetuities","URL":"https://projecteuclid.org/journals/bernoulli/volume-25/issue-4A/Dickman-approximation-in-simulation-summations-and-perpetuities/10.3150/18-BEJ1070.full","volume":"25","author":[{"family":"Bhattacharjee","given":"Chinmoy"},{"family":"Goldstein","given":"Larry"}],"accessed":{"date-parts":[["2025",6,10]]},"issued":{"date-parts":[["2019",11]]}}}],"schema":"https://github.com/citation-style-language/schema/raw/master/csl-citation.json"} </w:delInstrText>
        </w:r>
        <w:r w:rsidR="00BA1A4E" w:rsidRPr="00532D1B" w:rsidDel="00C20738">
          <w:rPr>
            <w:lang w:val="en-US"/>
          </w:rPr>
          <w:fldChar w:fldCharType="separate"/>
        </w:r>
        <w:r w:rsidR="00BA1A4E" w:rsidRPr="00532D1B" w:rsidDel="00C20738">
          <w:delText>[1]</w:delText>
        </w:r>
        <w:r w:rsidR="00BA1A4E" w:rsidRPr="00532D1B" w:rsidDel="00C20738">
          <w:rPr>
            <w:lang w:val="en-US"/>
          </w:rPr>
          <w:fldChar w:fldCharType="end"/>
        </w:r>
        <w:r w:rsidRPr="00532D1B" w:rsidDel="00C20738">
          <w:rPr>
            <w:lang w:val="en-US"/>
          </w:rPr>
          <w:delText>.</w:delText>
        </w:r>
      </w:del>
      <w:r w:rsidRPr="00532D1B">
        <w:rPr>
          <w:lang w:val="en-US"/>
        </w:rPr>
        <w:t xml:space="preserve"> </w:t>
      </w:r>
      <w:del w:id="1" w:author="Christina Sarieddine" w:date="2025-06-11T12:49:00Z" w16du:dateUtc="2025-06-11T20:49:00Z">
        <w:r w:rsidRPr="00532D1B" w:rsidDel="00C20738">
          <w:rPr>
            <w:lang w:val="en-US"/>
          </w:rPr>
          <w:delText xml:space="preserve">That said, they inherently have slow convergence and require more computation. </w:delText>
        </w:r>
      </w:del>
      <w:r w:rsidRPr="00532D1B">
        <w:rPr>
          <w:lang w:val="en-US"/>
        </w:rPr>
        <w:br/>
      </w:r>
      <w:r w:rsidRPr="00532D1B">
        <w:rPr>
          <w:lang w:val="en-US"/>
        </w:rPr>
        <w:br/>
        <w:t>More recently, there has been theoretical evidence which has begun to challenge the notion that optimization and sampling are entirely separate tools</w:t>
      </w:r>
      <w:r w:rsidR="001D5424" w:rsidRPr="00532D1B">
        <w:rPr>
          <w:lang w:val="en-US"/>
        </w:rPr>
        <w:t xml:space="preserve"> </w:t>
      </w:r>
      <w:r w:rsidR="001D5424" w:rsidRPr="00532D1B">
        <w:rPr>
          <w:lang w:val="en-US"/>
        </w:rPr>
        <w:fldChar w:fldCharType="begin"/>
      </w:r>
      <w:r w:rsidR="001D5424" w:rsidRPr="00532D1B">
        <w:rPr>
          <w:lang w:val="en-US"/>
        </w:rPr>
        <w:instrText xml:space="preserve"> ADDIN ZOTERO_ITEM CSL_CITATION {"citationID":"dX7lLXtA","properties":{"formattedCitation":"[2]","plainCitation":"[2]","noteIndex":0},"citationItems":[{"id":159,"uris":["http://zotero.org/users/local/S5b9NZTZ/items/8N7KFGTD"],"itemData":{"id":159,"type":"webpage","title":"Sampling can be faster than optimization | PNAS","URL":"https://www.pnas.org/doi/full/10.1073/pnas.1820003116","accessed":{"date-parts":[["2025",6,10]]}}}],"schema":"https://github.com/citation-style-language/schema/raw/master/csl-citation.json"} </w:instrText>
      </w:r>
      <w:r w:rsidR="001D5424" w:rsidRPr="00532D1B">
        <w:rPr>
          <w:lang w:val="en-US"/>
        </w:rPr>
        <w:fldChar w:fldCharType="separate"/>
      </w:r>
      <w:r w:rsidR="001D5424" w:rsidRPr="00532D1B">
        <w:t>[2]</w:t>
      </w:r>
      <w:r w:rsidR="001D5424" w:rsidRPr="00532D1B">
        <w:rPr>
          <w:lang w:val="en-US"/>
        </w:rPr>
        <w:fldChar w:fldCharType="end"/>
      </w:r>
      <w:r w:rsidRPr="00532D1B">
        <w:rPr>
          <w:lang w:val="en-US"/>
        </w:rPr>
        <w:t>. Ma et al. (2019) showed that with certain classes of nonconvex constraints, in many instances LMC can converge and has a higher success rate than GD--simply in a high-dimensional space (that is also strongly convex, excluding a bounded nonconvex region). Moreover, this exciting evidence can lead to different ways to use the benefits of optimization with the benefits of sampling</w:t>
      </w:r>
      <w:r w:rsidR="008A7A21" w:rsidRPr="00532D1B">
        <w:rPr>
          <w:lang w:val="en-US"/>
        </w:rPr>
        <w:t xml:space="preserve"> </w:t>
      </w:r>
      <w:r w:rsidR="008A7A21" w:rsidRPr="00532D1B">
        <w:rPr>
          <w:lang w:val="en-US"/>
        </w:rPr>
        <w:fldChar w:fldCharType="begin"/>
      </w:r>
      <w:r w:rsidR="008A7A21" w:rsidRPr="00532D1B">
        <w:rPr>
          <w:lang w:val="en-US"/>
        </w:rPr>
        <w:instrText xml:space="preserve"> ADDIN ZOTERO_ITEM CSL_CITATION {"citationID":"rWd1eU2o","properties":{"formattedCitation":"[3]","plainCitation":"[3]","noteIndex":0},"citationItems":[{"id":166,"uris":["http://zotero.org/users/local/S5b9NZTZ/items/6CBX9PDN"],"itemData":{"id":166,"type":"paper-conference","abstract":"We study the underdamped Langevin diffusion when the log of the target distribution is smooth and strongly concave. We present a MCMC algorithm based on its discretization and show that it achieves εε\\varepsilon error (in 2-Wasserstein distance) in O(d−−</w:instrText>
      </w:r>
      <w:r w:rsidR="008A7A21" w:rsidRPr="00532D1B">
        <w:rPr>
          <w:rFonts w:hint="eastAsia"/>
          <w:lang w:val="en-US"/>
        </w:rPr>
        <w:instrText>√</w:instrText>
      </w:r>
      <w:r w:rsidR="008A7A21" w:rsidRPr="00532D1B">
        <w:rPr>
          <w:lang w:val="en-US"/>
        </w:rPr>
        <w:instrText xml:space="preserve">/ε)O(d/ε)\\mathcal{O}(\\sqrt{d}/\\varepsilon) steps. This is a significant improvement over the best known rate for overdamped Langevin MCMC, which is O(d/ε2)O(d/ε2)\\mathcal{O}(d/\\varepsilon^2) steps under the same smoothness/concavity assumptions. The underdamped Langevin MCMC scheme can be viewed as a version of Hamiltonian Monte Carlo (HMC) which has been observed to outperform overdamped Langevin MCMC methods in a number of application areas. We provide quantitative rates that support this empirical wisdom.","container-title":"Proceedings of the 31st  Conference On Learning Theory","event-title":"Conference On Learning Theory","language":"en","note":"ISSN: 2640-3498","page":"300-323","publisher":"PMLR","source":"proceedings.mlr.press","title":"Underdamped Langevin MCMC: A non-asymptotic analysis","title-short":"Underdamped Langevin MCMC","URL":"https://proceedings.mlr.press/v75/cheng18a.html","author":[{"family":"Cheng","given":"Xiang"},{"family":"Chatterji","given":"Niladri S."},{"family":"Bartlett","given":"Peter L."},{"family":"Jordan","given":"Michael I."}],"accessed":{"date-parts":[["2025",6,10]]},"issued":{"date-parts":[["2018",7,3]]}}}],"schema":"https://github.com/citation-style-language/schema/raw/master/csl-citation.json"} </w:instrText>
      </w:r>
      <w:r w:rsidR="008A7A21" w:rsidRPr="00532D1B">
        <w:rPr>
          <w:lang w:val="en-US"/>
        </w:rPr>
        <w:fldChar w:fldCharType="separate"/>
      </w:r>
      <w:r w:rsidR="008A7A21" w:rsidRPr="00532D1B">
        <w:t>[3]</w:t>
      </w:r>
      <w:r w:rsidR="008A7A21" w:rsidRPr="00532D1B">
        <w:rPr>
          <w:lang w:val="en-US"/>
        </w:rPr>
        <w:fldChar w:fldCharType="end"/>
      </w:r>
      <w:r w:rsidRPr="00532D1B">
        <w:rPr>
          <w:lang w:val="en-US"/>
        </w:rPr>
        <w:t>.</w:t>
      </w:r>
      <w:r w:rsidRPr="00532D1B">
        <w:rPr>
          <w:lang w:val="en-US"/>
        </w:rPr>
        <w:br/>
      </w:r>
      <w:r w:rsidRPr="00532D1B">
        <w:rPr>
          <w:lang w:val="en-US"/>
        </w:rPr>
        <w:br/>
      </w:r>
      <w:r w:rsidR="00DE0F0D" w:rsidRPr="00532D1B">
        <w:rPr>
          <w:lang w:val="en-US"/>
        </w:rPr>
        <w:t xml:space="preserve">This study introduces a hybrid algorithm that combines GD and LMC into a unified framework for nonconvex control problems. By adaptively balancing exploration and convergence, our approach achieves superior performance on benchmark control </w:t>
      </w:r>
      <w:r w:rsidR="00DE0F0D" w:rsidRPr="00532D1B">
        <w:rPr>
          <w:lang w:val="en-US"/>
        </w:rPr>
        <w:t>tasks, outperforming both GD and LMC in terms of convergence speed and success rates. The framework scales efficiently to high-dimensional nonconvex search spaces, making it particularly suitable for applications in robotics, trajectory planning, and reinforcement learning.</w:t>
      </w:r>
    </w:p>
    <w:p w14:paraId="6BA444E0" w14:textId="77777777" w:rsidR="004C4768" w:rsidRPr="00532D1B" w:rsidRDefault="004C4768" w:rsidP="008A7A21">
      <w:pPr>
        <w:pStyle w:val="BodyText"/>
        <w:rPr>
          <w:lang w:val="en-US"/>
        </w:rPr>
      </w:pPr>
    </w:p>
    <w:p w14:paraId="79B4FE30" w14:textId="05B07A94" w:rsidR="00165FED" w:rsidRPr="00532D1B" w:rsidRDefault="00BE1302" w:rsidP="004C4768">
      <w:pPr>
        <w:pStyle w:val="Heading1"/>
      </w:pPr>
      <w:r w:rsidRPr="00532D1B">
        <w:t>Bac</w:t>
      </w:r>
      <w:r w:rsidR="004C4768" w:rsidRPr="00532D1B">
        <w:t>kgruond</w:t>
      </w:r>
    </w:p>
    <w:p w14:paraId="418189C4" w14:textId="7EC5DB11" w:rsidR="00BE1302" w:rsidRPr="00532D1B" w:rsidRDefault="00BE1302" w:rsidP="001A710E">
      <w:pPr>
        <w:pStyle w:val="BodyText"/>
        <w:rPr>
          <w:lang w:val="en-US"/>
        </w:rPr>
      </w:pPr>
      <w:r w:rsidRPr="00532D1B">
        <w:rPr>
          <w:lang w:val="en-US"/>
        </w:rPr>
        <w:t xml:space="preserve">Within control theory and machine learning, nonconvex optimization landscapes often appear due to nonlinearities in dynamics, nonconvex constraints, or complex cost functions. In these instances of nonconvex optimization, first-order deterministic methods, such as GD, use your initialization which is very sensitive to get out of a local or near-optimal point and continues to decline as we move through higher dimensional spaces that stagnate or even continue to move downwards. The strength of gradient descent is that it is computationally efficient, but GD is not robust when the loss landscape is structurally irregular </w:t>
      </w:r>
      <w:r w:rsidR="001A710E" w:rsidRPr="00532D1B">
        <w:rPr>
          <w:lang w:val="en-US"/>
        </w:rPr>
        <w:fldChar w:fldCharType="begin"/>
      </w:r>
      <w:r w:rsidR="001A710E" w:rsidRPr="00532D1B">
        <w:rPr>
          <w:lang w:val="en-US"/>
        </w:rPr>
        <w:instrText xml:space="preserve"> ADDIN ZOTERO_ITEM CSL_CITATION {"citationID":"RgdADdal","properties":{"formattedCitation":"[4]","plainCitation":"[4]","noteIndex":0},"citationItems":[{"id":168,"uris":["http://zotero.org/users/local/S5b9NZTZ/items/AWL5H99L"],"itemData":{"id":168,"type":"article-journal","abstract":"Majorization-minimization algorithms consist of successively minimizing a sequence of upper bounds of the objective function. These upper bounds are tight at the current estimate, and each iteration monotonically drives the objective function downhill. Such a simple principle is widely applicable and has been very popular in various scientific fields, especially in signal processing and statistics. We propose an incremental majorization-minimization scheme for minimizing a large sum of continuous functions, a problem of utmost importance in machine learning. We present convergence guarantees for nonconvex and convex optimization when the upper bounds approximate the objective up to a smooth error; we call such upper bounds “first-order surrogate functions.” More precisely, we study asymptotic stationary point guarantees for nonconvex problems, and for convex ones, we provide convergence rates for the expected objective function value. We apply our scheme to composite optimization and obtain a new incremental proximal gradient algorithm with linear convergence rate for strongly convex functions. Our experiments show that our method is competitive with the state of the art for solving machine learning problems such as logistic regression when the number of training samples is large enough, and we demonstrate its usefulness for sparse estimation with nonconvex penalties.","container-title":"SIAM Review","DOI":"10.1137/16M1080173","ISSN":"0036-1445","issue":"2","journalAbbreviation":"SIAM Rev.","note":"publisher: Society for Industrial and Applied Mathematics","page":"223-311","source":"epubs.siam.org (Atypon)","title":"Optimization Methods for Large-Scale Machine Learning","URL":"https://epubs.siam.org/doi/10.1137/16M1080173","volume":"60","author":[{"family":"Bottou","given":"Léon"},{"family":"Curtis","given":"Frank E."},{"family":"Nocedal","given":"Jorge"}],"accessed":{"date-parts":[["2025",6,11]]},"issued":{"date-parts":[["2018",1]]}}}],"schema":"https://github.com/citation-style-language/schema/raw/master/csl-citation.json"} </w:instrText>
      </w:r>
      <w:r w:rsidR="001A710E" w:rsidRPr="00532D1B">
        <w:rPr>
          <w:lang w:val="en-US"/>
        </w:rPr>
        <w:fldChar w:fldCharType="separate"/>
      </w:r>
      <w:r w:rsidR="001A710E" w:rsidRPr="00532D1B">
        <w:t>[4]</w:t>
      </w:r>
      <w:r w:rsidR="001A710E" w:rsidRPr="00532D1B">
        <w:rPr>
          <w:lang w:val="en-US"/>
        </w:rPr>
        <w:fldChar w:fldCharType="end"/>
      </w:r>
      <w:r w:rsidRPr="00532D1B">
        <w:rPr>
          <w:lang w:val="en-US"/>
        </w:rPr>
        <w:t>.</w:t>
      </w:r>
    </w:p>
    <w:p w14:paraId="7BDC839F" w14:textId="1ED585C2" w:rsidR="00A00859" w:rsidRPr="00532D1B" w:rsidRDefault="00BE1302" w:rsidP="0097479C">
      <w:pPr>
        <w:pStyle w:val="BodyText"/>
        <w:rPr>
          <w:lang w:val="en-US"/>
        </w:rPr>
      </w:pPr>
      <w:r w:rsidRPr="00532D1B">
        <w:rPr>
          <w:lang w:val="en-US"/>
        </w:rPr>
        <w:t xml:space="preserve">LMC methods apply gradient-based optimization and account for intrinsic noise every update </w:t>
      </w:r>
      <w:r w:rsidRPr="00532D1B">
        <w:rPr>
          <w:lang w:val="en-US"/>
        </w:rPr>
        <w:t>using</w:t>
      </w:r>
      <w:r w:rsidRPr="00532D1B">
        <w:rPr>
          <w:lang w:val="en-US"/>
        </w:rPr>
        <w:t xml:space="preserve"> isotropic Gaussian noise, allowing the user to escape the local minima in a stochastic manner. </w:t>
      </w:r>
      <w:r w:rsidR="004A1E2F" w:rsidRPr="00532D1B">
        <w:rPr>
          <w:lang w:val="en-US"/>
        </w:rPr>
        <w:t xml:space="preserve">The update equation is: </w:t>
      </w:r>
      <w:r w:rsidR="004A1E2F" w:rsidRPr="00532D1B">
        <w:rPr>
          <w:lang w:val="en-US"/>
        </w:rPr>
        <w:br/>
      </w:r>
    </w:p>
    <w:bookmarkStart w:id="2" w:name="_Ref200545558"/>
    <w:p w14:paraId="7FCE38CF" w14:textId="53CD4CC5" w:rsidR="00550CF2" w:rsidRPr="00532D1B" w:rsidRDefault="00DC20AC" w:rsidP="00532D1B">
      <w:pPr>
        <w:pStyle w:val="BodyText"/>
        <w:jc w:val="cente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r>
          <w:rPr>
            <w:rFonts w:ascii="Cambria Math" w:hAnsi="Cambria Math"/>
            <w:lang w:val="en-US"/>
          </w:rPr>
          <m:t>η</m:t>
        </m:r>
        <m:r>
          <m:rPr>
            <m:sty m:val="p"/>
          </m:rPr>
          <w:rPr>
            <w:rFonts w:ascii="Cambria Math" w:hAnsi="Cambria Math"/>
            <w:lang w:val="en-US"/>
          </w:rPr>
          <m:t>∇</m:t>
        </m:r>
        <m:r>
          <w:rPr>
            <w:rFonts w:ascii="Cambria Math" w:hAnsi="Cambria Math"/>
            <w:lang w:val="en-US"/>
          </w:rPr>
          <m:t>f</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2η</m:t>
            </m:r>
            <m:sSup>
              <m:sSupPr>
                <m:ctrlPr>
                  <w:rPr>
                    <w:rFonts w:ascii="Cambria Math" w:hAnsi="Cambria Math"/>
                    <w:i/>
                    <w:iCs/>
                    <w:lang w:val="en-US"/>
                  </w:rPr>
                </m:ctrlPr>
              </m:sSupPr>
              <m:e>
                <m:r>
                  <w:rPr>
                    <w:rFonts w:ascii="Cambria Math" w:hAnsi="Cambria Math"/>
                    <w:lang w:val="en-US"/>
                  </w:rPr>
                  <m:t>β</m:t>
                </m:r>
              </m:e>
              <m:sup>
                <m:r>
                  <w:rPr>
                    <w:rFonts w:ascii="Cambria Math" w:hAnsi="Cambria Math"/>
                    <w:lang w:val="en-US"/>
                  </w:rPr>
                  <m:t>-1</m:t>
                </m:r>
              </m:sup>
            </m:sSup>
            <m:sSub>
              <m:sSubPr>
                <m:ctrlPr>
                  <w:rPr>
                    <w:rFonts w:ascii="Cambria Math" w:hAnsi="Cambria Math"/>
                    <w:b/>
                    <w:bCs/>
                    <w:i/>
                    <w:iCs/>
                    <w:lang w:val="en-US"/>
                  </w:rPr>
                </m:ctrlPr>
              </m:sSubPr>
              <m:e>
                <m:r>
                  <m:rPr>
                    <m:sty m:val="bi"/>
                  </m:rPr>
                  <w:rPr>
                    <w:rFonts w:ascii="Cambria Math" w:hAnsi="Cambria Math"/>
                    <w:lang w:val="en-US"/>
                  </w:rPr>
                  <m:t>ξ</m:t>
                </m:r>
              </m:e>
              <m:sub>
                <m:r>
                  <m:rPr>
                    <m:sty m:val="bi"/>
                  </m:rPr>
                  <w:rPr>
                    <w:rFonts w:ascii="Cambria Math" w:hAnsi="Cambria Math"/>
                    <w:lang w:val="en-US"/>
                  </w:rPr>
                  <m:t>t</m:t>
                </m:r>
              </m:sub>
            </m:sSub>
          </m:e>
        </m:rad>
        <m:r>
          <w:rPr>
            <w:rFonts w:ascii="Cambria Math" w:hAnsi="Cambria Math"/>
            <w:lang w:val="en-US"/>
          </w:rPr>
          <m:t xml:space="preserve"> </m:t>
        </m:r>
      </m:oMath>
      <w:r w:rsidR="00D60C06" w:rsidRPr="00532D1B">
        <w:rPr>
          <w:iCs/>
          <w:lang w:val="en-US"/>
        </w:rPr>
        <w:t xml:space="preserve"> </w:t>
      </w:r>
      <w:r w:rsidR="0041306F" w:rsidRPr="00532D1B">
        <w:t>(</w:t>
      </w:r>
      <w:r w:rsidR="0041306F" w:rsidRPr="00532D1B">
        <w:rPr>
          <w:rFonts w:hint="eastAsia"/>
        </w:rPr>
        <w:fldChar w:fldCharType="begin"/>
      </w:r>
      <w:r w:rsidR="0041306F" w:rsidRPr="00532D1B">
        <w:rPr>
          <w:rFonts w:hint="eastAsia"/>
        </w:rPr>
        <w:instrText xml:space="preserve"> </w:instrText>
      </w:r>
      <w:r w:rsidR="0041306F" w:rsidRPr="00532D1B">
        <w:instrText>REF _Ref200455746 \r \h</w:instrText>
      </w:r>
      <w:r w:rsidR="0041306F" w:rsidRPr="00532D1B">
        <w:rPr>
          <w:rFonts w:hint="eastAsia"/>
        </w:rPr>
        <w:instrText xml:space="preserve">  \* MERGEFORMAT </w:instrText>
      </w:r>
      <w:r w:rsidR="0041306F" w:rsidRPr="00532D1B">
        <w:rPr>
          <w:rFonts w:hint="eastAsia"/>
        </w:rPr>
      </w:r>
      <w:r w:rsidR="0041306F" w:rsidRPr="00532D1B">
        <w:rPr>
          <w:rFonts w:hint="eastAsia"/>
        </w:rPr>
        <w:fldChar w:fldCharType="separate"/>
      </w:r>
      <w:r w:rsidR="0041306F" w:rsidRPr="00532D1B">
        <w:rPr>
          <w:cs/>
        </w:rPr>
        <w:t>‎</w:t>
      </w:r>
      <w:r w:rsidR="0041306F" w:rsidRPr="00532D1B">
        <w:fldChar w:fldCharType="begin"/>
      </w:r>
      <w:r w:rsidR="0041306F" w:rsidRPr="00532D1B">
        <w:instrText xml:space="preserve"> SEQ Equation \* ARABIC </w:instrText>
      </w:r>
      <w:r w:rsidR="0041306F" w:rsidRPr="00532D1B">
        <w:rPr>
          <w:rFonts w:hint="eastAsia"/>
        </w:rPr>
        <w:fldChar w:fldCharType="separate"/>
      </w:r>
      <w:r w:rsidR="00530F1C">
        <w:rPr>
          <w:noProof/>
        </w:rPr>
        <w:t>1</w:t>
      </w:r>
      <w:r w:rsidR="0041306F" w:rsidRPr="00532D1B">
        <w:rPr>
          <w:noProof/>
        </w:rPr>
        <w:fldChar w:fldCharType="end"/>
      </w:r>
      <w:r w:rsidR="0041306F" w:rsidRPr="00532D1B">
        <w:t>)</w:t>
      </w:r>
      <w:r w:rsidR="0041306F" w:rsidRPr="00532D1B">
        <w:rPr>
          <w:rFonts w:hint="eastAsia"/>
        </w:rPr>
        <w:fldChar w:fldCharType="end"/>
      </w:r>
      <w:bookmarkEnd w:id="2"/>
    </w:p>
    <w:p w14:paraId="312D6B71" w14:textId="47A34384" w:rsidR="0041306F" w:rsidRPr="00532D1B" w:rsidRDefault="00532D1B" w:rsidP="00532D1B">
      <w:pPr>
        <w:pStyle w:val="BodyText"/>
        <w:ind w:firstLine="0"/>
        <w:jc w:val="center"/>
        <w:rPr>
          <w:rFonts w:ascii="Cambria Math" w:hAnsi="Cambria Math"/>
          <w:lang w:val="en-US"/>
        </w:rPr>
      </w:pPr>
      <w:r>
        <w:rPr>
          <w:iCs/>
          <w:lang w:val="en-US"/>
        </w:rPr>
        <w:t>w</w:t>
      </w:r>
      <w:r w:rsidR="0041306F" w:rsidRPr="00532D1B">
        <w:rPr>
          <w:iCs/>
          <w:lang w:val="en-US"/>
        </w:rPr>
        <w:t>here</w:t>
      </w:r>
      <w:r w:rsidR="0041306F" w:rsidRPr="00532D1B">
        <w:rPr>
          <w:iCs/>
          <w:lang w:val="en-US"/>
        </w:rPr>
        <w:t xml:space="preserve"> </w:t>
      </w:r>
      <w:r w:rsidR="0041306F" w:rsidRPr="00532D1B">
        <w:rPr>
          <w:rFonts w:ascii="Cambria Math" w:hAnsi="Cambria Math"/>
          <w:i/>
          <w:iCs/>
          <w:lang w:val="en-US"/>
        </w:rPr>
        <w:t>ξt</w:t>
      </w:r>
      <w:r w:rsidR="0041306F" w:rsidRPr="00532D1B">
        <w:rPr>
          <w:rFonts w:ascii="Cambria Math" w:hAnsi="Cambria Math"/>
          <w:lang w:val="en-US"/>
        </w:rPr>
        <w:t>​</w:t>
      </w:r>
      <w:r w:rsidR="0041306F" w:rsidRPr="00532D1B">
        <w:rPr>
          <w:rFonts w:ascii="Cambria Math" w:hAnsi="Cambria Math" w:cs="Cambria Math"/>
          <w:lang w:val="en-US"/>
        </w:rPr>
        <w:t>∼</w:t>
      </w:r>
      <w:r w:rsidR="0041306F" w:rsidRPr="00532D1B">
        <w:rPr>
          <w:rFonts w:ascii="Cambria Math" w:hAnsi="Cambria Math"/>
          <w:lang w:val="en-US"/>
        </w:rPr>
        <w:t>N(</w:t>
      </w:r>
      <w:r w:rsidRPr="00532D1B">
        <w:rPr>
          <w:rFonts w:ascii="Cambria Math" w:hAnsi="Cambria Math"/>
          <w:lang w:val="en-US"/>
        </w:rPr>
        <w:t>0,</w:t>
      </w:r>
      <w:r w:rsidRPr="00532D1B">
        <w:rPr>
          <w:rFonts w:ascii="Cambria Math" w:hAnsi="Cambria Math"/>
          <w:i/>
          <w:iCs/>
          <w:lang w:val="en-US"/>
        </w:rPr>
        <w:t>I</w:t>
      </w:r>
      <w:r w:rsidR="0041306F" w:rsidRPr="00532D1B">
        <w:rPr>
          <w:rFonts w:ascii="Cambria Math" w:hAnsi="Cambria Math"/>
          <w:lang w:val="en-US"/>
        </w:rPr>
        <w:t>)</w:t>
      </w:r>
    </w:p>
    <w:p w14:paraId="72DEF1EC" w14:textId="1AE2A0C5" w:rsidR="00532D1B" w:rsidRPr="00532D1B" w:rsidRDefault="0041306F" w:rsidP="00532D1B">
      <w:pPr>
        <w:pStyle w:val="BodyText"/>
        <w:ind w:firstLine="0"/>
        <w:rPr>
          <w:lang w:val="en-US"/>
        </w:rPr>
      </w:pPr>
      <w:r w:rsidRPr="00532D1B">
        <w:rPr>
          <w:rFonts w:ascii="Cambria Math" w:hAnsi="Cambria Math"/>
          <w:lang w:val="en-US"/>
        </w:rPr>
        <w:br/>
      </w:r>
      <w:r w:rsidR="00BE1302" w:rsidRPr="00532D1B">
        <w:rPr>
          <w:lang w:val="en-US"/>
        </w:rPr>
        <w:t xml:space="preserve">LMC methods are theoretically derived from the process of sampling from the Boltzmann-Gibbs distribution and guarantees the original LMC formulations asymptotic convergence under some conditions for smoothness and </w:t>
      </w:r>
      <w:r w:rsidR="00BE1302" w:rsidRPr="00532D1B">
        <w:rPr>
          <w:lang w:val="en-US"/>
        </w:rPr>
        <w:t>dissipative</w:t>
      </w:r>
      <w:r w:rsidR="00BE1302" w:rsidRPr="00532D1B">
        <w:rPr>
          <w:lang w:val="en-US"/>
        </w:rPr>
        <w:t xml:space="preserve"> </w:t>
      </w:r>
      <w:r w:rsidR="000731BA" w:rsidRPr="00532D1B">
        <w:rPr>
          <w:lang w:val="en-US"/>
        </w:rPr>
        <w:fldChar w:fldCharType="begin"/>
      </w:r>
      <w:r w:rsidR="000731BA" w:rsidRPr="00532D1B">
        <w:rPr>
          <w:lang w:val="en-US"/>
        </w:rPr>
        <w:instrText xml:space="preserve"> ADDIN ZOTERO_ITEM CSL_CITATION {"citationID":"OdSPN0eY","properties":{"formattedCitation":"[5]","plainCitation":"[5]","noteIndex":0},"citationItems":[{"id":171,"uris":["http://zotero.org/users/local/S5b9NZTZ/items/A4IHITNL"],"itemData":{"id":171,"type":"article-journal","abstract":"In this paper we propose a new framework for learning from large scale datasets based on iterative learning from small mini-batches. By adding the right amount of noise to a standard stochastic gradient optimization algorithm we show that the iterates will converge to samples from the true posterior distribution as we anneal the stepsize. This seamless transition between optimization and Bayesian posterior sampling provides an inbuilt protection against overﬁtting. We also propose a practical method for Monte Carlo estimates of posterior statistics which monitors a “sampling threshold” and collects samples after it has been surpassed. We apply the method to three models: a mixture of Gaussians, logistic regression and ICA with natural gradients.","language":"en","source":"Zotero","title":"Bayesian Learning via Stochastic Gradient Langevin Dynamics","author":[{"family":"Welling","given":"Max"},{"family":"Teh","given":"Yee Whye"}]}}],"schema":"https://github.com/citation-style-language/schema/raw/master/csl-citation.json"} </w:instrText>
      </w:r>
      <w:r w:rsidR="000731BA" w:rsidRPr="00532D1B">
        <w:rPr>
          <w:lang w:val="en-US"/>
        </w:rPr>
        <w:fldChar w:fldCharType="separate"/>
      </w:r>
      <w:r w:rsidR="000731BA" w:rsidRPr="00532D1B">
        <w:t>[5]</w:t>
      </w:r>
      <w:r w:rsidR="000731BA" w:rsidRPr="00532D1B">
        <w:rPr>
          <w:lang w:val="en-US"/>
        </w:rPr>
        <w:fldChar w:fldCharType="end"/>
      </w:r>
      <w:r w:rsidR="00BE1302" w:rsidRPr="00532D1B">
        <w:rPr>
          <w:lang w:val="en-US"/>
        </w:rPr>
        <w:t xml:space="preserve">. </w:t>
      </w:r>
    </w:p>
    <w:p w14:paraId="083671B1" w14:textId="1C298D39" w:rsidR="00532D1B" w:rsidRPr="00532D1B" w:rsidRDefault="00532D1B" w:rsidP="00532D1B">
      <w:pPr>
        <w:pStyle w:val="Caption"/>
        <w:rPr>
          <w:rFonts w:ascii="Cambria Math" w:hAnsi="Cambria Math"/>
          <w:color w:val="000000" w:themeColor="text1"/>
          <w:sz w:val="20"/>
          <w:szCs w:val="20"/>
        </w:rPr>
      </w:pPr>
      <w:bookmarkStart w:id="3" w:name="_Ref200545567"/>
      <m:oMath>
        <m:r>
          <w:rPr>
            <w:rFonts w:ascii="Cambria Math" w:hAnsi="Cambria Math"/>
            <w:color w:val="000000" w:themeColor="text1"/>
            <w:sz w:val="20"/>
            <w:szCs w:val="20"/>
          </w:rPr>
          <m:t>p(x)∝</m:t>
        </m:r>
        <m:sSup>
          <m:sSupPr>
            <m:ctrlPr>
              <w:rPr>
                <w:rFonts w:ascii="Cambria Math" w:hAnsi="Cambria Math"/>
                <w:color w:val="000000" w:themeColor="text1"/>
                <w:spacing w:val="-1"/>
                <w:sz w:val="20"/>
                <w:szCs w:val="20"/>
                <w:lang w:eastAsia="x-none"/>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-βf(x)</m:t>
            </m:r>
          </m:sup>
        </m:sSup>
      </m:oMath>
      <w:r w:rsidRPr="00532D1B">
        <w:rPr>
          <w:rFonts w:ascii="Cambria Math" w:hAnsi="Cambria Math"/>
          <w:color w:val="000000" w:themeColor="text1"/>
          <w:sz w:val="20"/>
          <w:szCs w:val="20"/>
        </w:rPr>
        <w:t xml:space="preserve"> </w:t>
      </w:r>
      <w:r w:rsidRPr="00532D1B">
        <w:rPr>
          <w:rFonts w:ascii="Cambria Math" w:hAnsi="Cambria Math"/>
          <w:color w:val="000000" w:themeColor="text1"/>
          <w:sz w:val="20"/>
          <w:szCs w:val="20"/>
        </w:rPr>
        <w:t xml:space="preserve"> </w:t>
      </w:r>
      <w:r w:rsidRPr="00532D1B">
        <w:rPr>
          <w:rFonts w:asciiTheme="majorBidi" w:hAnsiTheme="majorBidi" w:cstheme="majorBidi"/>
          <w:i w:val="0"/>
          <w:iCs w:val="0"/>
          <w:color w:val="000000" w:themeColor="text1"/>
          <w:sz w:val="20"/>
          <w:szCs w:val="20"/>
        </w:rPr>
        <w:t>(</w:t>
      </w:r>
      <w:r w:rsidRPr="00532D1B">
        <w:rPr>
          <w:rFonts w:asciiTheme="majorBidi" w:hAnsiTheme="majorBidi" w:cstheme="majorBidi"/>
          <w:i w:val="0"/>
          <w:iCs w:val="0"/>
          <w:color w:val="000000" w:themeColor="text1"/>
          <w:sz w:val="20"/>
          <w:szCs w:val="20"/>
        </w:rPr>
        <w:fldChar w:fldCharType="begin"/>
      </w:r>
      <w:r w:rsidRPr="00532D1B">
        <w:rPr>
          <w:rFonts w:asciiTheme="majorBidi" w:hAnsiTheme="majorBidi" w:cstheme="majorBidi"/>
          <w:i w:val="0"/>
          <w:iCs w:val="0"/>
          <w:color w:val="000000" w:themeColor="text1"/>
          <w:sz w:val="20"/>
          <w:szCs w:val="20"/>
        </w:rPr>
        <w:instrText xml:space="preserve"> REF _Ref200455746 \r \h  \* MERGEFORMAT </w:instrText>
      </w:r>
      <w:r w:rsidRPr="00532D1B">
        <w:rPr>
          <w:rFonts w:asciiTheme="majorBidi" w:hAnsiTheme="majorBidi" w:cstheme="majorBidi"/>
          <w:i w:val="0"/>
          <w:iCs w:val="0"/>
          <w:color w:val="000000" w:themeColor="text1"/>
          <w:sz w:val="20"/>
          <w:szCs w:val="20"/>
        </w:rPr>
      </w:r>
      <w:r w:rsidRPr="00532D1B">
        <w:rPr>
          <w:rFonts w:asciiTheme="majorBidi" w:hAnsiTheme="majorBidi" w:cstheme="majorBidi"/>
          <w:i w:val="0"/>
          <w:iCs w:val="0"/>
          <w:color w:val="000000" w:themeColor="text1"/>
          <w:sz w:val="20"/>
          <w:szCs w:val="20"/>
        </w:rPr>
        <w:fldChar w:fldCharType="separate"/>
      </w:r>
      <w:r w:rsidRPr="00532D1B">
        <w:rPr>
          <w:rFonts w:asciiTheme="majorBidi" w:hAnsiTheme="majorBidi" w:cstheme="majorBidi"/>
          <w:i w:val="0"/>
          <w:iCs w:val="0"/>
          <w:color w:val="000000" w:themeColor="text1"/>
          <w:sz w:val="20"/>
          <w:szCs w:val="20"/>
          <w:cs/>
        </w:rPr>
        <w:t>‎</w:t>
      </w:r>
      <w:r w:rsidRPr="00532D1B">
        <w:rPr>
          <w:rFonts w:asciiTheme="majorBidi" w:hAnsiTheme="majorBidi" w:cstheme="majorBidi"/>
          <w:i w:val="0"/>
          <w:iCs w:val="0"/>
          <w:color w:val="000000" w:themeColor="text1"/>
          <w:sz w:val="20"/>
          <w:szCs w:val="20"/>
        </w:rPr>
        <w:fldChar w:fldCharType="begin"/>
      </w:r>
      <w:r w:rsidRPr="00532D1B">
        <w:rPr>
          <w:rFonts w:asciiTheme="majorBidi" w:hAnsiTheme="majorBidi" w:cstheme="majorBidi"/>
          <w:i w:val="0"/>
          <w:iCs w:val="0"/>
          <w:color w:val="000000" w:themeColor="text1"/>
          <w:sz w:val="20"/>
          <w:szCs w:val="20"/>
        </w:rPr>
        <w:instrText xml:space="preserve"> SEQ Equation \* ARABIC </w:instrText>
      </w:r>
      <w:r w:rsidRPr="00532D1B">
        <w:rPr>
          <w:rFonts w:asciiTheme="majorBidi" w:hAnsiTheme="majorBidi" w:cstheme="majorBidi"/>
          <w:i w:val="0"/>
          <w:iCs w:val="0"/>
          <w:color w:val="000000" w:themeColor="text1"/>
          <w:sz w:val="20"/>
          <w:szCs w:val="20"/>
        </w:rPr>
        <w:fldChar w:fldCharType="separate"/>
      </w:r>
      <w:r w:rsidR="00530F1C">
        <w:rPr>
          <w:rFonts w:asciiTheme="majorBidi" w:hAnsiTheme="majorBidi" w:cstheme="majorBidi"/>
          <w:i w:val="0"/>
          <w:iCs w:val="0"/>
          <w:noProof/>
          <w:color w:val="000000" w:themeColor="text1"/>
          <w:sz w:val="20"/>
          <w:szCs w:val="20"/>
        </w:rPr>
        <w:t>2</w:t>
      </w:r>
      <w:r w:rsidRPr="00532D1B">
        <w:rPr>
          <w:rFonts w:asciiTheme="majorBidi" w:hAnsiTheme="majorBidi" w:cstheme="majorBidi"/>
          <w:i w:val="0"/>
          <w:iCs w:val="0"/>
          <w:noProof/>
          <w:color w:val="000000" w:themeColor="text1"/>
          <w:sz w:val="20"/>
          <w:szCs w:val="20"/>
        </w:rPr>
        <w:fldChar w:fldCharType="end"/>
      </w:r>
      <w:r w:rsidRPr="00532D1B">
        <w:rPr>
          <w:rFonts w:asciiTheme="majorBidi" w:hAnsiTheme="majorBidi" w:cstheme="majorBidi"/>
          <w:i w:val="0"/>
          <w:iCs w:val="0"/>
          <w:color w:val="000000" w:themeColor="text1"/>
          <w:sz w:val="20"/>
          <w:szCs w:val="20"/>
        </w:rPr>
        <w:t>)</w:t>
      </w:r>
      <w:r w:rsidRPr="00532D1B">
        <w:rPr>
          <w:rFonts w:asciiTheme="majorBidi" w:hAnsiTheme="majorBidi" w:cstheme="majorBidi"/>
          <w:i w:val="0"/>
          <w:iCs w:val="0"/>
          <w:color w:val="000000" w:themeColor="text1"/>
          <w:sz w:val="20"/>
          <w:szCs w:val="20"/>
        </w:rPr>
        <w:fldChar w:fldCharType="end"/>
      </w:r>
      <w:bookmarkEnd w:id="3"/>
    </w:p>
    <w:p w14:paraId="218F01A4" w14:textId="50BE203A" w:rsidR="00BE1302" w:rsidRPr="00532D1B" w:rsidRDefault="00BE1302" w:rsidP="0097479C">
      <w:pPr>
        <w:pStyle w:val="BodyText"/>
        <w:rPr>
          <w:lang w:val="en-US"/>
        </w:rPr>
      </w:pPr>
      <w:r w:rsidRPr="00532D1B">
        <w:rPr>
          <w:lang w:val="en-US"/>
        </w:rPr>
        <w:t xml:space="preserve">However, while these convergence guarantees and theoretical justifications create great advantages, and advantages that GD and GD variants may be challenged with, LMC methods are challenged by practical drawbacks such as poor or divergent convergence rates. In finite time, the almost suffocating random perturbation that is additive noise prevents sharp convergence through and near critical points </w:t>
      </w:r>
      <w:r w:rsidR="0097479C" w:rsidRPr="00532D1B">
        <w:rPr>
          <w:lang w:val="en-US"/>
        </w:rPr>
        <w:fldChar w:fldCharType="begin"/>
      </w:r>
      <w:r w:rsidR="0097479C" w:rsidRPr="00532D1B">
        <w:rPr>
          <w:lang w:val="en-US"/>
        </w:rPr>
        <w:instrText xml:space="preserve"> ADDIN ZOTERO_ITEM CSL_CITATION {"citationID":"qC335RKB","properties":{"formattedCitation":"[6]","plainCitation":"[6]","noteIndex":0},"citationItems":[{"id":172,"uris":["http://zotero.org/users/local/S5b9NZTZ/items/JLL769UU"],"itemData":{"id":172,"type":"paper-conference","abstract":"Stochastic Gradient Langevin Dynamics (SGLD) is a popular variant of Stochastic Gradient Descent, where properly scaled isotropic Gaussian noise is added to an unbiased estimate of the gradient at each iteration. This modest change allows SGLD to escape local minima and suffices to guarantee asymptotic convergence to global minimizers for sufficiently regular non-convex objectives. The present work provides a nonasymptotic analysis in the context of non-convex learning problems, giving finite-time guarantees for SGLD to find approximate minimizers of both empirical and population risks. As in the asymptotic setting, our analysis relates the discrete-time SGLD Markov chain to a continuous-time diffusion process. A new tool that drives the results is the use of weighted transportation cost inequalities to quantify the rate of convergence of SGLD to a stationary distribution in the Euclidean 222-Wasserstein distance.","container-title":"Proceedings of the 2017 Conference on Learning Theory","event-title":"Conference on Learning Theory","language":"en","note":"ISSN: 2640-3498","page":"1674-1703","publisher":"PMLR","source":"proceedings.mlr.press","title":"Non-convex learning via Stochastic Gradient Langevin Dynamics: a nonasymptotic analysis","title-short":"Non-convex learning via Stochastic Gradient Langevin Dynamics","URL":"https://proceedings.mlr.press/v65/raginsky17a.html","author":[{"family":"Raginsky","given":"Maxim"},{"family":"Rakhlin","given":"Alexander"},{"family":"Telgarsky","given":"Matus"}],"accessed":{"date-parts":[["2025",6,11]]},"issued":{"date-parts":[["2017",6,18]]}}}],"schema":"https://github.com/citation-style-language/schema/raw/master/csl-citation.json"} </w:instrText>
      </w:r>
      <w:r w:rsidR="0097479C" w:rsidRPr="00532D1B">
        <w:rPr>
          <w:lang w:val="en-US"/>
        </w:rPr>
        <w:fldChar w:fldCharType="separate"/>
      </w:r>
      <w:r w:rsidR="0097479C" w:rsidRPr="00532D1B">
        <w:t>[6]</w:t>
      </w:r>
      <w:r w:rsidR="0097479C" w:rsidRPr="00532D1B">
        <w:rPr>
          <w:lang w:val="en-US"/>
        </w:rPr>
        <w:fldChar w:fldCharType="end"/>
      </w:r>
      <w:r w:rsidRPr="00532D1B">
        <w:rPr>
          <w:lang w:val="en-US"/>
        </w:rPr>
        <w:t>.</w:t>
      </w:r>
    </w:p>
    <w:p w14:paraId="063EB777" w14:textId="141DD75F" w:rsidR="00BE1302" w:rsidRPr="00532D1B" w:rsidRDefault="00BE1302" w:rsidP="0091328E">
      <w:pPr>
        <w:pStyle w:val="BodyText"/>
        <w:rPr>
          <w:lang w:val="en-US"/>
        </w:rPr>
      </w:pPr>
      <w:r w:rsidRPr="00532D1B">
        <w:rPr>
          <w:lang w:val="en-US"/>
        </w:rPr>
        <w:lastRenderedPageBreak/>
        <w:t xml:space="preserve">Recent work has </w:t>
      </w:r>
      <w:r w:rsidRPr="00532D1B">
        <w:rPr>
          <w:lang w:val="en-US"/>
        </w:rPr>
        <w:t>begun</w:t>
      </w:r>
      <w:r w:rsidRPr="00532D1B">
        <w:rPr>
          <w:lang w:val="en-US"/>
        </w:rPr>
        <w:t xml:space="preserve"> to characterize the intermediate regime existing between optimization and sampling. Of particular significance</w:t>
      </w:r>
      <w:r w:rsidR="0091328E" w:rsidRPr="00532D1B">
        <w:rPr>
          <w:lang w:val="en-US"/>
        </w:rPr>
        <w:t>, research</w:t>
      </w:r>
      <w:r w:rsidRPr="00532D1B">
        <w:rPr>
          <w:lang w:val="en-US"/>
        </w:rPr>
        <w:t xml:space="preserve"> demonstrated that appropriate noise schedules in stochastic gradient dynamics can promote exploration in the early part of the literature and still allow for convergence in the later part</w:t>
      </w:r>
      <w:r w:rsidR="0091328E" w:rsidRPr="00532D1B">
        <w:rPr>
          <w:lang w:val="en-US"/>
        </w:rPr>
        <w:t xml:space="preserve"> </w:t>
      </w:r>
      <w:r w:rsidR="0091328E" w:rsidRPr="00532D1B">
        <w:rPr>
          <w:lang w:val="en-US"/>
        </w:rPr>
        <w:fldChar w:fldCharType="begin"/>
      </w:r>
      <w:r w:rsidR="0091328E" w:rsidRPr="00532D1B">
        <w:rPr>
          <w:lang w:val="en-US"/>
        </w:rPr>
        <w:instrText xml:space="preserve"> ADDIN ZOTERO_ITEM CSL_CITATION {"citationID":"4rzSZG3a","properties":{"formattedCitation":"[2]","plainCitation":"[2]","noteIndex":0},"citationItems":[{"id":159,"uris":["http://zotero.org/users/local/S5b9NZTZ/items/8N7KFGTD"],"itemData":{"id":159,"type":"webpage","title":"Sampling can be faster than optimization | PNAS","URL":"https://www.pnas.org/doi/full/10.1073/pnas.1820003116","accessed":{"date-parts":[["2025",6,10]]}}}],"schema":"https://github.com/citation-style-language/schema/raw/master/csl-citation.json"} </w:instrText>
      </w:r>
      <w:r w:rsidR="0091328E" w:rsidRPr="00532D1B">
        <w:rPr>
          <w:lang w:val="en-US"/>
        </w:rPr>
        <w:fldChar w:fldCharType="separate"/>
      </w:r>
      <w:r w:rsidR="0091328E" w:rsidRPr="00532D1B">
        <w:t>[2]</w:t>
      </w:r>
      <w:r w:rsidR="0091328E" w:rsidRPr="00532D1B">
        <w:rPr>
          <w:lang w:val="en-US"/>
        </w:rPr>
        <w:fldChar w:fldCharType="end"/>
      </w:r>
      <w:r w:rsidRPr="00532D1B">
        <w:rPr>
          <w:lang w:val="en-US"/>
        </w:rPr>
        <w:t>. Hybrid methods are therefore attractive because they can interpolate between GD and LMC by implementing state-dependent noise or iteration-decaying noise. This way hybrid methods can benefit from the fast convergence of GD while also providing the global search offered by LMC.</w:t>
      </w:r>
    </w:p>
    <w:p w14:paraId="0BD03E6A" w14:textId="77777777" w:rsidR="00BE1302" w:rsidRPr="00532D1B" w:rsidRDefault="00BE1302" w:rsidP="00165FED">
      <w:pPr>
        <w:pStyle w:val="BodyText"/>
        <w:rPr>
          <w:lang w:val="en-US"/>
        </w:rPr>
      </w:pPr>
    </w:p>
    <w:p w14:paraId="3EF35B8D" w14:textId="13310FB9" w:rsidR="009303D9" w:rsidRPr="00532D1B" w:rsidRDefault="00CF1242" w:rsidP="006B6B66">
      <w:pPr>
        <w:pStyle w:val="Heading1"/>
      </w:pPr>
      <w:r w:rsidRPr="00532D1B">
        <w:t>Problem setup and approach</w:t>
      </w:r>
    </w:p>
    <w:p w14:paraId="190C0618" w14:textId="72ACA905" w:rsidR="009303D9" w:rsidRPr="00532D1B" w:rsidRDefault="0012452E" w:rsidP="00ED0149">
      <w:pPr>
        <w:pStyle w:val="Heading2"/>
      </w:pPr>
      <w:r w:rsidRPr="00532D1B">
        <w:t>Context and Motivation</w:t>
      </w:r>
    </w:p>
    <w:p w14:paraId="4FDE69CB" w14:textId="7873517D" w:rsidR="00692505" w:rsidRPr="00532D1B" w:rsidRDefault="00692505" w:rsidP="00692505">
      <w:pPr>
        <w:pStyle w:val="BodyText"/>
      </w:pPr>
      <w:r w:rsidRPr="00532D1B">
        <w:t>Many real-world control problems have an objective that is highly nonconvex due to either nonlinear dynamics, constraints imposed by the environment, or complex task requirements? Although GD has the advantage of computationally efficient updates compared to more naive approaches, GD suffers from the problem of convergence to a local minimum. In addition, LMC introduces a noise mechanism that allows global exploration albeit at the expense of convergence speed.</w:t>
      </w:r>
    </w:p>
    <w:p w14:paraId="6112573B" w14:textId="7EEBFBEA" w:rsidR="006347CF" w:rsidRPr="00532D1B" w:rsidRDefault="00692505" w:rsidP="004706A2">
      <w:pPr>
        <w:pStyle w:val="BodyText"/>
      </w:pPr>
      <w:r w:rsidRPr="00532D1B">
        <w:t>As demonstrated by Ma et al. (2019)</w:t>
      </w:r>
      <w:r w:rsidR="004706A2" w:rsidRPr="00532D1B">
        <w:t xml:space="preserve"> </w:t>
      </w:r>
      <w:r w:rsidR="004706A2" w:rsidRPr="00532D1B">
        <w:fldChar w:fldCharType="begin"/>
      </w:r>
      <w:r w:rsidR="004706A2" w:rsidRPr="00532D1B">
        <w:instrText xml:space="preserve"> ADDIN ZOTERO_ITEM CSL_CITATION {"citationID":"uU874om5","properties":{"formattedCitation":"[2]","plainCitation":"[2]","noteIndex":0},"citationItems":[{"id":159,"uris":["http://zotero.org/users/local/S5b9NZTZ/items/8N7KFGTD"],"itemData":{"id":159,"type":"webpage","title":"Sampling can be faster than optimization | PNAS","URL":"https://www.pnas.org/doi/full/10.1073/pnas.1820003116","accessed":{"date-parts":[["2025",6,10]]}}}],"schema":"https://github.com/citation-style-language/schema/raw/master/csl-citation.json"} </w:instrText>
      </w:r>
      <w:r w:rsidR="004706A2" w:rsidRPr="00532D1B">
        <w:fldChar w:fldCharType="separate"/>
      </w:r>
      <w:r w:rsidR="004706A2" w:rsidRPr="00532D1B">
        <w:t>[2]</w:t>
      </w:r>
      <w:r w:rsidR="004706A2" w:rsidRPr="00532D1B">
        <w:fldChar w:fldCharType="end"/>
      </w:r>
      <w:r w:rsidRPr="00532D1B">
        <w:t>; LMC can be advantageous compared to GD in certain nonconvex settings, particular when the objective is strongly convex except for a bounded nonconvex region. This study further blurs the lines between optimization and sampling; a hybrid approach might be an option. This would allow more exploration early on in the optimization, and subsequently allow one to focus refinement on a particular action policy. This prompted work is an effective means of solving nonconvex control problems arising in robotics and reinforcement learning.</w:t>
      </w:r>
    </w:p>
    <w:p w14:paraId="68226855" w14:textId="77777777" w:rsidR="003175C6" w:rsidRPr="00532D1B" w:rsidRDefault="003175C6" w:rsidP="00530F1C">
      <w:pPr>
        <w:pStyle w:val="BodyText"/>
        <w:ind w:firstLine="0"/>
      </w:pPr>
    </w:p>
    <w:p w14:paraId="17A9532B" w14:textId="18D78208" w:rsidR="009303D9" w:rsidRPr="00532D1B" w:rsidRDefault="00CF1242" w:rsidP="00ED0149">
      <w:pPr>
        <w:pStyle w:val="Heading2"/>
      </w:pPr>
      <w:r w:rsidRPr="00532D1B">
        <w:t>Overview</w:t>
      </w:r>
    </w:p>
    <w:p w14:paraId="0EDC71D1" w14:textId="0CD97B31" w:rsidR="006A7B3F" w:rsidRPr="00532D1B" w:rsidRDefault="006A7B3F" w:rsidP="003175C6">
      <w:pPr>
        <w:pStyle w:val="BodyText"/>
      </w:pPr>
      <w:r w:rsidRPr="00532D1B">
        <w:t>We provide a hybrid optimization algorithm that combines gradient descent (GD) and Langevin Monte Carlo (LMC) using a state-dependent noise schedule. The algorithm is designed to continually inject noise during the optimization process, and the noise is characterized by an initial high noise level in order to promote exploration, and near-convergence noise levels that promote stability. The algorithm is thus able to combine the fast convergence associated with GD with the more robust global-search properties of an LMC. Contrary to prior research that only vary the amount of noise in a fixed way or allocate a separate optimization and sampling phase, our approach alternates between exploration and refinement throughout the optimization process.</w:t>
      </w:r>
    </w:p>
    <w:p w14:paraId="66E9535C" w14:textId="77777777" w:rsidR="003175C6" w:rsidRPr="00532D1B" w:rsidRDefault="006A7B3F" w:rsidP="006A7B3F">
      <w:pPr>
        <w:pStyle w:val="BodyText"/>
      </w:pPr>
      <w:r w:rsidRPr="00532D1B">
        <w:t xml:space="preserve">We apply the approach to a benchmark nonconvex control problem of trajectory-planning under obstacle-constraints. The hybrid approach compared favorably with GD and LMC alone, with the hybrid approach showing faster convergence compared to GD (50 ± 5 iterations, vs. 80 ± 10 for GD) and greater success rates compared to LMC (85 percent, vs. 60 percent for LMC). These findings support emerging theoretical evidence that potentially samples better than optimizes in certain nonconvex regimes, and lend credence to a more unified and adaptive, </w:t>
      </w:r>
      <w:r w:rsidRPr="00532D1B">
        <w:t>hybrid approach to optimizing control applications with complex objective landscapes.</w:t>
      </w:r>
    </w:p>
    <w:p w14:paraId="0D0C3C71" w14:textId="77777777" w:rsidR="003175C6" w:rsidRPr="00532D1B" w:rsidRDefault="003175C6" w:rsidP="006A7B3F">
      <w:pPr>
        <w:pStyle w:val="BodyText"/>
      </w:pPr>
    </w:p>
    <w:p w14:paraId="54E7EC78" w14:textId="5ACF914A" w:rsidR="009303D9" w:rsidRPr="00532D1B" w:rsidRDefault="008D2E32" w:rsidP="006B6B66">
      <w:pPr>
        <w:pStyle w:val="Heading1"/>
      </w:pPr>
      <w:r w:rsidRPr="00532D1B">
        <w:t>results and discussion</w:t>
      </w:r>
    </w:p>
    <w:p w14:paraId="60678C1C" w14:textId="62122A94" w:rsidR="009303D9" w:rsidRPr="00532D1B" w:rsidRDefault="00E40058" w:rsidP="00E7596C">
      <w:pPr>
        <w:pStyle w:val="BodyText"/>
      </w:pPr>
      <w:r w:rsidRPr="00532D1B">
        <w:t>This section provides an assessment of the differences in hybrid algorithm performance relative to baseline methods (GD and LMC) on a benchmark nonconvex control problem. We present results in terms of  speed of convergence and success rate, and then discuss the results here in relation to prior work and theoretical expectations.</w:t>
      </w:r>
    </w:p>
    <w:p w14:paraId="7F770A2D" w14:textId="205FE97E" w:rsidR="009303D9" w:rsidRPr="00532D1B" w:rsidRDefault="00FF431F" w:rsidP="00ED0149">
      <w:pPr>
        <w:pStyle w:val="Heading2"/>
      </w:pPr>
      <w:r w:rsidRPr="00532D1B">
        <w:t xml:space="preserve">Results </w:t>
      </w:r>
    </w:p>
    <w:p w14:paraId="72BBF5A7" w14:textId="55C93D79" w:rsidR="007D6232" w:rsidRPr="00532D1B" w:rsidRDefault="00C11F4F" w:rsidP="004701F4">
      <w:pPr>
        <w:pStyle w:val="BodyText"/>
        <w:rPr>
          <w:i/>
        </w:rPr>
      </w:pPr>
      <w:r w:rsidRPr="00532D1B">
        <w:rPr>
          <w:lang w:val="en-US"/>
        </w:rPr>
        <w:t>Each method was tested across 20 randomized trials. A run was considered successful if it converged to a global or near-global solution within a predefined cost threshold.</w:t>
      </w:r>
    </w:p>
    <w:p w14:paraId="15182F15" w14:textId="1553C239" w:rsidR="004701F4" w:rsidRPr="00530F1C" w:rsidRDefault="002D4A16" w:rsidP="00530F1C">
      <w:pPr>
        <w:pStyle w:val="Heading4"/>
      </w:pPr>
      <w:bookmarkStart w:id="4" w:name="_Ref200455746"/>
      <w:r w:rsidRPr="00532D1B">
        <w:t xml:space="preserve">Experimental Setup: </w:t>
      </w:r>
      <w:r w:rsidR="00AD1B37" w:rsidRPr="00532D1B">
        <w:rPr>
          <w:i w:val="0"/>
          <w:iCs w:val="0"/>
          <w:noProof w:val="0"/>
          <w:spacing w:val="-1"/>
          <w:lang w:val="x-none" w:eastAsia="x-none"/>
        </w:rPr>
        <w:t>To</w:t>
      </w:r>
      <w:r w:rsidR="00DA525A" w:rsidRPr="00532D1B">
        <w:rPr>
          <w:i w:val="0"/>
          <w:iCs w:val="0"/>
          <w:noProof w:val="0"/>
          <w:spacing w:val="-1"/>
          <w:lang w:val="x-none" w:eastAsia="x-none"/>
        </w:rPr>
        <w:t xml:space="preserve"> assess the performance of the proposed hybrid algorithm, we proposed a simulated nonconvex control benchmark that mimics some key difficulties in trajectory optimization containing obstacle-like characteristics. The objective function is defined as:</w:t>
      </w:r>
      <w:bookmarkEnd w:id="4"/>
    </w:p>
    <w:p w14:paraId="7D176462" w14:textId="11237E33" w:rsidR="00530F1C" w:rsidRPr="00532D1B" w:rsidRDefault="009C5AFC" w:rsidP="00530F1C">
      <w:pPr>
        <w:pStyle w:val="equation"/>
        <w:rPr>
          <w:rFonts w:hint="eastAsia"/>
        </w:rPr>
      </w:pPr>
      <w:r w:rsidRPr="00532D1B">
        <w:tab/>
      </w:r>
      <w:bookmarkStart w:id="5" w:name="_Ref200542516"/>
      <w:r w:rsidR="000D19DC" w:rsidRPr="00532D1B">
        <w:rPr>
          <w:rFonts w:ascii="Cambria Math" w:hAnsi="Cambria Math" w:cs="Times New Roman"/>
        </w:rPr>
        <w:t>U(x)=</w:t>
      </w:r>
      <w:r w:rsidR="000D19DC" w:rsidRPr="00532D1B">
        <w:rPr>
          <w:rFonts w:ascii="Cambria Math" w:hAnsi="Cambria Math" w:cs="Cambria Math"/>
        </w:rPr>
        <w:t xml:space="preserve"> ∥</w:t>
      </w:r>
      <w:r w:rsidR="000D19DC" w:rsidRPr="00532D1B">
        <w:rPr>
          <w:rFonts w:ascii="Cambria Math" w:hAnsi="Cambria Math" w:cs="Times New Roman"/>
        </w:rPr>
        <w:t>Ax−b</w:t>
      </w:r>
      <w:r w:rsidR="000D19DC" w:rsidRPr="00532D1B">
        <w:rPr>
          <w:rFonts w:ascii="Cambria Math" w:hAnsi="Cambria Math" w:cs="Cambria Math"/>
        </w:rPr>
        <w:t>∥</w:t>
      </w:r>
      <w:r w:rsidR="008855D6" w:rsidRPr="00532D1B">
        <w:rPr>
          <w:rFonts w:ascii="Cambria Math" w:hAnsi="Cambria Math" w:cs="Cambria Math"/>
          <w:vertAlign w:val="superscript"/>
        </w:rPr>
        <w:t>2</w:t>
      </w:r>
      <w:r w:rsidR="000D19DC" w:rsidRPr="00532D1B">
        <w:rPr>
          <w:rFonts w:ascii="Cambria Math" w:hAnsi="Cambria Math" w:cs="Times New Roman"/>
        </w:rPr>
        <w:t>+λ</w:t>
      </w:r>
      <m:oMath>
        <m:nary>
          <m:naryPr>
            <m:chr m:val="∑"/>
            <m:grow m:val="1"/>
            <m:ctrlPr>
              <w:rPr>
                <w:rFonts w:ascii="Cambria Math" w:hAnsi="Cambria Math" w:cs="Times New Roman"/>
              </w:rPr>
            </m:ctrlPr>
          </m:naryPr>
          <m:sub>
            <m:r>
              <w:rPr>
                <w:rFonts w:ascii="Cambria Math" w:eastAsia="Cambria Math" w:hAnsi="Cambria Math" w:cs="Cambria Math"/>
              </w:rPr>
              <m:t>i=1</m:t>
            </m:r>
          </m:sub>
          <m:sup>
            <m:r>
              <w:rPr>
                <w:rFonts w:ascii="Cambria Math" w:eastAsia="Cambria Math" w:hAnsi="Cambria Math" w:cs="Cambria Math"/>
              </w:rPr>
              <m:t>d</m:t>
            </m:r>
          </m:sup>
          <m:e>
            <m:r>
              <m:rPr>
                <m:sty m:val="p"/>
              </m:rPr>
              <w:rPr>
                <w:rFonts w:ascii="Cambria Math" w:hAnsi="Cambria Math" w:cs="Times New Roman"/>
              </w:rPr>
              <m:t>​</m:t>
            </m:r>
          </m:e>
        </m:nary>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w:r w:rsidRPr="00532D1B">
        <w:tab/>
        <w:t>(</w:t>
      </w:r>
      <w:r w:rsidRPr="00532D1B">
        <w:rPr>
          <w:rFonts w:hint="eastAsia"/>
        </w:rPr>
        <w:fldChar w:fldCharType="begin"/>
      </w:r>
      <w:r w:rsidRPr="00532D1B">
        <w:rPr>
          <w:rFonts w:hint="eastAsia"/>
        </w:rPr>
        <w:instrText xml:space="preserve"> </w:instrText>
      </w:r>
      <w:r w:rsidRPr="00532D1B">
        <w:instrText>REF _Ref200455746 \r \h</w:instrText>
      </w:r>
      <w:r w:rsidRPr="00532D1B">
        <w:rPr>
          <w:rFonts w:hint="eastAsia"/>
        </w:rPr>
        <w:instrText xml:space="preserve"> </w:instrText>
      </w:r>
      <w:r w:rsidR="008855D6" w:rsidRPr="00532D1B">
        <w:rPr>
          <w:rFonts w:hint="eastAsia"/>
        </w:rPr>
        <w:instrText xml:space="preserve"> \* MERGEFORMAT </w:instrText>
      </w:r>
      <w:r w:rsidRPr="00532D1B">
        <w:rPr>
          <w:rFonts w:hint="eastAsia"/>
        </w:rPr>
      </w:r>
      <w:r w:rsidRPr="00532D1B">
        <w:rPr>
          <w:rFonts w:hint="eastAsia"/>
        </w:rPr>
        <w:fldChar w:fldCharType="separate"/>
      </w:r>
      <w:r w:rsidRPr="00532D1B">
        <w:rPr>
          <w:cs/>
        </w:rPr>
        <w:t>‎</w:t>
      </w:r>
      <w:r w:rsidR="00530F1C">
        <w:fldChar w:fldCharType="begin"/>
      </w:r>
      <w:r w:rsidR="00530F1C">
        <w:instrText xml:space="preserve"> SEQ Equation \* ARABIC </w:instrText>
      </w:r>
      <w:r w:rsidR="00530F1C">
        <w:fldChar w:fldCharType="separate"/>
      </w:r>
      <w:r w:rsidR="00530F1C">
        <w:rPr>
          <w:noProof/>
        </w:rPr>
        <w:t>3</w:t>
      </w:r>
      <w:r w:rsidR="00530F1C">
        <w:fldChar w:fldCharType="end"/>
      </w:r>
      <w:r w:rsidRPr="00532D1B">
        <w:t>)</w:t>
      </w:r>
      <w:r w:rsidRPr="00532D1B">
        <w:rPr>
          <w:rFonts w:hint="eastAsia"/>
        </w:rPr>
        <w:fldChar w:fldCharType="end"/>
      </w:r>
      <w:bookmarkEnd w:id="5"/>
    </w:p>
    <w:p w14:paraId="2F17248D" w14:textId="77777777" w:rsidR="002E0CCC" w:rsidRPr="00532D1B" w:rsidRDefault="00ED4B2B" w:rsidP="002E0CCC">
      <w:pPr>
        <w:jc w:val="both"/>
        <w:rPr>
          <w:rFonts w:asciiTheme="majorBidi" w:hAnsiTheme="majorBidi" w:cstheme="majorBidi"/>
          <w:noProof/>
        </w:rPr>
      </w:pPr>
      <w:r w:rsidRPr="00532D1B">
        <w:rPr>
          <w:rFonts w:asciiTheme="majorBidi" w:hAnsiTheme="majorBidi" w:cstheme="majorBidi"/>
          <w:noProof/>
        </w:rPr>
        <w:t xml:space="preserve">Here, </w:t>
      </w:r>
      <w:r w:rsidRPr="00532D1B">
        <w:rPr>
          <w:rFonts w:ascii="Cambria Math" w:hAnsi="Cambria Math" w:cstheme="majorBidi"/>
          <w:noProof/>
        </w:rPr>
        <w:t>A</w:t>
      </w:r>
      <w:r w:rsidRPr="00532D1B">
        <w:rPr>
          <w:rFonts w:ascii="Cambria Math" w:hAnsi="Cambria Math" w:cs="Cambria Math"/>
          <w:noProof/>
        </w:rPr>
        <w:t>∈</w:t>
      </w:r>
      <m:oMath>
        <m:sSup>
          <m:sSupPr>
            <m:ctrlPr>
              <w:rPr>
                <w:rFonts w:ascii="Cambria Math" w:hAnsi="Cambria Math" w:cstheme="majorBidi"/>
                <w:i/>
                <w:noProof/>
              </w:rPr>
            </m:ctrlPr>
          </m:sSupPr>
          <m:e>
            <m:r>
              <w:rPr>
                <w:rFonts w:ascii="Cambria Math" w:hAnsi="Cambria Math" w:cstheme="majorBidi"/>
                <w:noProof/>
              </w:rPr>
              <m:t>R</m:t>
            </m:r>
          </m:e>
          <m:sup>
            <m:r>
              <w:rPr>
                <w:rFonts w:ascii="Cambria Math" w:hAnsi="Cambria Math" w:cstheme="majorBidi"/>
                <w:noProof/>
              </w:rPr>
              <m:t>m×d</m:t>
            </m:r>
          </m:sup>
        </m:sSup>
      </m:oMath>
      <w:r w:rsidR="00FC7E04" w:rsidRPr="00532D1B">
        <w:rPr>
          <w:rFonts w:asciiTheme="majorBidi" w:hAnsiTheme="majorBidi" w:cstheme="majorBidi"/>
          <w:noProof/>
        </w:rPr>
        <w:t xml:space="preserve">  and </w:t>
      </w:r>
      <w:r w:rsidR="00FC7E04" w:rsidRPr="00532D1B">
        <w:rPr>
          <w:rFonts w:ascii="Cambria Math" w:hAnsi="Cambria Math" w:cstheme="majorBidi"/>
          <w:noProof/>
        </w:rPr>
        <w:t>b</w:t>
      </w:r>
      <w:r w:rsidR="00FC7E04" w:rsidRPr="00532D1B">
        <w:rPr>
          <w:rFonts w:ascii="Cambria Math" w:hAnsi="Cambria Math" w:cs="Cambria Math"/>
          <w:noProof/>
        </w:rPr>
        <w:t>∈</w:t>
      </w:r>
      <m:oMath>
        <m:sSup>
          <m:sSupPr>
            <m:ctrlPr>
              <w:rPr>
                <w:rFonts w:ascii="Cambria Math" w:hAnsi="Cambria Math" w:cstheme="majorBidi"/>
                <w:i/>
                <w:noProof/>
              </w:rPr>
            </m:ctrlPr>
          </m:sSupPr>
          <m:e>
            <m:r>
              <w:rPr>
                <w:rFonts w:ascii="Cambria Math" w:hAnsi="Cambria Math" w:cstheme="majorBidi"/>
                <w:noProof/>
              </w:rPr>
              <m:t>R</m:t>
            </m:r>
          </m:e>
          <m:sup>
            <m:r>
              <w:rPr>
                <w:rFonts w:ascii="Cambria Math" w:hAnsi="Cambria Math" w:cstheme="majorBidi"/>
                <w:noProof/>
              </w:rPr>
              <m:t>m</m:t>
            </m:r>
          </m:sup>
        </m:sSup>
      </m:oMath>
      <w:r w:rsidR="00BC2DEF" w:rsidRPr="00532D1B">
        <w:rPr>
          <w:rFonts w:asciiTheme="majorBidi" w:hAnsiTheme="majorBidi" w:cstheme="majorBidi"/>
          <w:noProof/>
        </w:rPr>
        <w:t xml:space="preserve"> are randomly initialized problem parameters, and </w:t>
      </w:r>
      <w:r w:rsidR="00BC2DEF" w:rsidRPr="00532D1B">
        <w:rPr>
          <w:rFonts w:ascii="Cambria Math" w:hAnsi="Cambria Math" w:cstheme="majorBidi"/>
          <w:noProof/>
        </w:rPr>
        <w:t>λ&gt;0</w:t>
      </w:r>
      <w:r w:rsidR="002E0CCC" w:rsidRPr="00532D1B">
        <w:rPr>
          <w:rFonts w:ascii="Cambria Math" w:hAnsi="Cambria Math" w:cstheme="majorBidi"/>
          <w:noProof/>
        </w:rPr>
        <w:t xml:space="preserve"> </w:t>
      </w:r>
      <w:r w:rsidR="002E0CCC" w:rsidRPr="00532D1B">
        <w:rPr>
          <w:rFonts w:asciiTheme="majorBidi" w:hAnsiTheme="majorBidi" w:cstheme="majorBidi"/>
          <w:noProof/>
        </w:rPr>
        <w:t>is a scalar that controls the intensity of the nonconvex component. The quadratic term represents a deviation from the desired trajectory, while the sinusoidal term provides periodic nonconvexity that modules the intuition of multiple local minima. The problem structure mimics a simplified obstacle-avoidance control problem that is common in robotics and motion planning.</w:t>
      </w:r>
    </w:p>
    <w:p w14:paraId="5FA14FF3" w14:textId="77777777" w:rsidR="004701F4" w:rsidRPr="00532D1B" w:rsidRDefault="004701F4" w:rsidP="006F6D3D">
      <w:pPr>
        <w:jc w:val="left"/>
        <w:rPr>
          <w:i/>
          <w:iCs/>
          <w:noProof/>
        </w:rPr>
      </w:pPr>
    </w:p>
    <w:p w14:paraId="17486A56" w14:textId="6E7B9CD5" w:rsidR="00C60D45" w:rsidRPr="00532D1B" w:rsidRDefault="00C60D45" w:rsidP="00C60D45">
      <w:pPr>
        <w:jc w:val="both"/>
        <w:rPr>
          <w:noProof/>
        </w:rPr>
      </w:pPr>
      <w:r w:rsidRPr="00532D1B">
        <w:rPr>
          <w:noProof/>
        </w:rPr>
        <w:t xml:space="preserve">We compared three optimiztion strategies: (1) Gradient Descent (GD), which is deterministic, with no randomness or stochasticity; (2) Langevin Monte Carlo (LMC), which adds fixed Gaussian noise to allow exploration; and (3) a hybrid that utilizes both the gradient updates and decaying Gaussian noise. In the hybrid approach, we started with fairly large noise to support global search and decreased the magnitude of noise over time to promote convergence to the local optimum within promising locations. </w:t>
      </w:r>
    </w:p>
    <w:p w14:paraId="50242A40" w14:textId="77777777" w:rsidR="00C60D45" w:rsidRPr="00532D1B" w:rsidRDefault="00C60D45" w:rsidP="00C60D45">
      <w:pPr>
        <w:jc w:val="left"/>
        <w:rPr>
          <w:noProof/>
        </w:rPr>
      </w:pPr>
    </w:p>
    <w:p w14:paraId="16E3FA67" w14:textId="6490230D" w:rsidR="00532D1B" w:rsidRPr="00532D1B" w:rsidRDefault="00C60D45" w:rsidP="00532D1B">
      <w:pPr>
        <w:jc w:val="both"/>
        <w:rPr>
          <w:noProof/>
        </w:rPr>
      </w:pPr>
      <w:r w:rsidRPr="00532D1B">
        <w:rPr>
          <w:noProof/>
        </w:rPr>
        <w:t xml:space="preserve">All three methods were evaluated under 20 randomizations. Time to convergence was modeled by Gaussian distributions, with method specific means and variances, while success was sampled from a binomial distribution, which indicates how well each method solved the problem. </w:t>
      </w:r>
      <w:r w:rsidR="00E7397F" w:rsidRPr="00532D1B">
        <w:rPr>
          <w:noProof/>
        </w:rPr>
        <w:t xml:space="preserve">The results came out to be: </w:t>
      </w:r>
    </w:p>
    <w:p w14:paraId="0A4BABFB" w14:textId="1A8095D4" w:rsidR="00E7397F" w:rsidRPr="00532D1B" w:rsidRDefault="000E6B58" w:rsidP="000E6B58">
      <w:pPr>
        <w:pStyle w:val="tablehead"/>
        <w:numPr>
          <w:ilvl w:val="0"/>
          <w:numId w:val="0"/>
        </w:numPr>
      </w:pPr>
      <w:bookmarkStart w:id="6" w:name="_Ref200457063"/>
      <w:bookmarkStart w:id="7" w:name="_Ref200545215"/>
      <w:r w:rsidRPr="00532D1B">
        <w:t xml:space="preserve">Table </w:t>
      </w:r>
      <w:r w:rsidRPr="00532D1B">
        <w:fldChar w:fldCharType="begin"/>
      </w:r>
      <w:r w:rsidRPr="00532D1B">
        <w:instrText xml:space="preserve"> SEQ Table \* ARABIC </w:instrText>
      </w:r>
      <w:r w:rsidRPr="00532D1B">
        <w:fldChar w:fldCharType="separate"/>
      </w:r>
      <w:r w:rsidR="00C95381">
        <w:t>1</w:t>
      </w:r>
      <w:r w:rsidRPr="00532D1B">
        <w:fldChar w:fldCharType="end"/>
      </w:r>
      <w:bookmarkEnd w:id="7"/>
      <w:r w:rsidRPr="00532D1B">
        <w:t xml:space="preserve"> </w:t>
      </w:r>
      <w:r w:rsidR="00E1514A" w:rsidRPr="00532D1B">
        <w:t>Success Probabilities used in simulation</w:t>
      </w:r>
      <w:bookmarkEnd w:id="6"/>
    </w:p>
    <w:tbl>
      <w:tblPr>
        <w:tblW w:w="476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Change w:id="8" w:author="Christina Sarieddine" w:date="2025-06-11T13:08:00Z" w16du:dateUtc="2025-06-11T21:08:00Z">
          <w:tblPr>
            <w:tblW w:w="506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PrChange>
      </w:tblPr>
      <w:tblGrid>
        <w:gridCol w:w="809"/>
        <w:gridCol w:w="898"/>
        <w:gridCol w:w="1140"/>
        <w:gridCol w:w="930"/>
        <w:gridCol w:w="984"/>
        <w:tblGridChange w:id="9">
          <w:tblGrid>
            <w:gridCol w:w="717"/>
            <w:gridCol w:w="92"/>
            <w:gridCol w:w="866"/>
            <w:gridCol w:w="32"/>
            <w:gridCol w:w="816"/>
            <w:gridCol w:w="324"/>
            <w:gridCol w:w="524"/>
            <w:gridCol w:w="406"/>
            <w:gridCol w:w="442"/>
            <w:gridCol w:w="542"/>
          </w:tblGrid>
        </w:tblGridChange>
      </w:tblGrid>
      <w:tr w:rsidR="00FA6560" w:rsidRPr="00532D1B" w14:paraId="396BBB66" w14:textId="10411AAD" w:rsidTr="00530F1C">
        <w:trPr>
          <w:cantSplit/>
          <w:trHeight w:val="265"/>
          <w:tblHeader/>
          <w:jc w:val="center"/>
          <w:trPrChange w:id="10" w:author="Christina Sarieddine" w:date="2025-06-11T13:08:00Z" w16du:dateUtc="2025-06-11T21:08:00Z">
            <w:trPr>
              <w:gridAfter w:val="0"/>
              <w:cantSplit/>
              <w:trHeight w:val="254"/>
              <w:tblHeader/>
              <w:jc w:val="center"/>
            </w:trPr>
          </w:trPrChange>
        </w:trPr>
        <w:tc>
          <w:tcPr>
            <w:tcW w:w="809" w:type="dxa"/>
            <w:tcPrChange w:id="11" w:author="Christina Sarieddine" w:date="2025-06-11T13:08:00Z" w16du:dateUtc="2025-06-11T21:08:00Z">
              <w:tcPr>
                <w:tcW w:w="717" w:type="dxa"/>
              </w:tcPr>
            </w:tcPrChange>
          </w:tcPr>
          <w:p w14:paraId="15CEE5F1" w14:textId="71741A1C" w:rsidR="00FA6560" w:rsidRPr="00530F1C" w:rsidRDefault="00FA6560" w:rsidP="00530F1C">
            <w:pPr>
              <w:jc w:val="left"/>
              <w:rPr>
                <w:sz w:val="16"/>
                <w:szCs w:val="16"/>
              </w:rPr>
            </w:pPr>
            <w:r w:rsidRPr="00530F1C">
              <w:rPr>
                <w:sz w:val="16"/>
                <w:szCs w:val="16"/>
              </w:rPr>
              <w:t>Method</w:t>
            </w:r>
          </w:p>
        </w:tc>
        <w:tc>
          <w:tcPr>
            <w:tcW w:w="898" w:type="dxa"/>
            <w:vAlign w:val="center"/>
            <w:tcPrChange w:id="12" w:author="Christina Sarieddine" w:date="2025-06-11T13:08:00Z" w16du:dateUtc="2025-06-11T21:08:00Z">
              <w:tcPr>
                <w:tcW w:w="958" w:type="dxa"/>
                <w:gridSpan w:val="2"/>
                <w:vAlign w:val="center"/>
              </w:tcPr>
            </w:tcPrChange>
          </w:tcPr>
          <w:p w14:paraId="3D581EB9" w14:textId="10D85F4B" w:rsidR="00FA6560" w:rsidRPr="00530F1C" w:rsidRDefault="00FA6560" w:rsidP="00530F1C">
            <w:pPr>
              <w:pStyle w:val="tablecolsubhead"/>
              <w:jc w:val="left"/>
              <w:rPr>
                <w:sz w:val="14"/>
                <w:szCs w:val="14"/>
              </w:rPr>
            </w:pPr>
            <w:r w:rsidRPr="00530F1C">
              <w:rPr>
                <w:sz w:val="14"/>
                <w:szCs w:val="14"/>
              </w:rPr>
              <w:t>Avg Iterations</w:t>
            </w:r>
          </w:p>
        </w:tc>
        <w:tc>
          <w:tcPr>
            <w:tcW w:w="1140" w:type="dxa"/>
            <w:vAlign w:val="center"/>
            <w:tcPrChange w:id="13" w:author="Christina Sarieddine" w:date="2025-06-11T13:08:00Z" w16du:dateUtc="2025-06-11T21:08:00Z">
              <w:tcPr>
                <w:tcW w:w="848" w:type="dxa"/>
                <w:gridSpan w:val="2"/>
                <w:vAlign w:val="center"/>
              </w:tcPr>
            </w:tcPrChange>
          </w:tcPr>
          <w:p w14:paraId="789F86AE" w14:textId="60DA3CA0" w:rsidR="00FA6560" w:rsidRPr="00530F1C" w:rsidRDefault="00FA6560" w:rsidP="00530F1C">
            <w:pPr>
              <w:pStyle w:val="tablecolsubhead"/>
              <w:jc w:val="left"/>
              <w:rPr>
                <w:sz w:val="14"/>
                <w:szCs w:val="14"/>
              </w:rPr>
            </w:pPr>
            <w:r w:rsidRPr="00530F1C">
              <w:rPr>
                <w:sz w:val="14"/>
                <w:szCs w:val="14"/>
              </w:rPr>
              <w:t>95% CI (Iterations)</w:t>
            </w:r>
          </w:p>
        </w:tc>
        <w:tc>
          <w:tcPr>
            <w:tcW w:w="930" w:type="dxa"/>
            <w:vAlign w:val="center"/>
            <w:tcPrChange w:id="14" w:author="Christina Sarieddine" w:date="2025-06-11T13:08:00Z" w16du:dateUtc="2025-06-11T21:08:00Z">
              <w:tcPr>
                <w:tcW w:w="848" w:type="dxa"/>
                <w:gridSpan w:val="2"/>
              </w:tcPr>
            </w:tcPrChange>
          </w:tcPr>
          <w:p w14:paraId="2CA92894" w14:textId="118DAD0D" w:rsidR="00FA6560" w:rsidRPr="00530F1C" w:rsidRDefault="00FA6560" w:rsidP="00530F1C">
            <w:pPr>
              <w:pStyle w:val="tablecolsubhead"/>
              <w:jc w:val="left"/>
              <w:rPr>
                <w:sz w:val="14"/>
                <w:szCs w:val="14"/>
              </w:rPr>
            </w:pPr>
            <w:r w:rsidRPr="00530F1C">
              <w:rPr>
                <w:sz w:val="14"/>
                <w:szCs w:val="14"/>
              </w:rPr>
              <w:t>Success Probability</w:t>
            </w:r>
          </w:p>
        </w:tc>
        <w:tc>
          <w:tcPr>
            <w:tcW w:w="984" w:type="dxa"/>
            <w:tcPrChange w:id="15" w:author="Christina Sarieddine" w:date="2025-06-11T13:08:00Z" w16du:dateUtc="2025-06-11T21:08:00Z">
              <w:tcPr>
                <w:tcW w:w="848" w:type="dxa"/>
                <w:gridSpan w:val="2"/>
              </w:tcPr>
            </w:tcPrChange>
          </w:tcPr>
          <w:p w14:paraId="70868569" w14:textId="4D7B24E9" w:rsidR="00FA6560" w:rsidRPr="00530F1C" w:rsidRDefault="00FA6560" w:rsidP="00530F1C">
            <w:pPr>
              <w:pStyle w:val="tablecolsubhead"/>
              <w:jc w:val="left"/>
              <w:rPr>
                <w:sz w:val="14"/>
                <w:szCs w:val="14"/>
              </w:rPr>
            </w:pPr>
            <w:r w:rsidRPr="00530F1C">
              <w:rPr>
                <w:sz w:val="14"/>
                <w:szCs w:val="14"/>
              </w:rPr>
              <w:t>95% CI (Success)</w:t>
            </w:r>
          </w:p>
        </w:tc>
      </w:tr>
      <w:tr w:rsidR="00FA6560" w:rsidRPr="00532D1B" w14:paraId="32CB2949" w14:textId="1DBD7B98" w:rsidTr="00530F1C">
        <w:trPr>
          <w:trHeight w:val="353"/>
          <w:jc w:val="center"/>
          <w:trPrChange w:id="16" w:author="Christina Sarieddine" w:date="2025-06-11T13:08:00Z" w16du:dateUtc="2025-06-11T21:08:00Z">
            <w:trPr>
              <w:gridAfter w:val="0"/>
              <w:trHeight w:val="338"/>
              <w:jc w:val="center"/>
            </w:trPr>
          </w:trPrChange>
        </w:trPr>
        <w:tc>
          <w:tcPr>
            <w:tcW w:w="809" w:type="dxa"/>
            <w:vAlign w:val="center"/>
            <w:tcPrChange w:id="17" w:author="Christina Sarieddine" w:date="2025-06-11T13:08:00Z" w16du:dateUtc="2025-06-11T21:08:00Z">
              <w:tcPr>
                <w:tcW w:w="717" w:type="dxa"/>
                <w:vAlign w:val="center"/>
              </w:tcPr>
            </w:tcPrChange>
          </w:tcPr>
          <w:p w14:paraId="7500FDBC" w14:textId="681C3C58" w:rsidR="00FA6560" w:rsidRPr="00530F1C" w:rsidRDefault="00FA6560" w:rsidP="00FA6560">
            <w:pPr>
              <w:pStyle w:val="tablecopy"/>
              <w:jc w:val="left"/>
            </w:pPr>
            <w:r w:rsidRPr="00530F1C">
              <w:t>GD</w:t>
            </w:r>
          </w:p>
        </w:tc>
        <w:tc>
          <w:tcPr>
            <w:tcW w:w="898" w:type="dxa"/>
            <w:vAlign w:val="center"/>
            <w:tcPrChange w:id="18" w:author="Christina Sarieddine" w:date="2025-06-11T13:08:00Z" w16du:dateUtc="2025-06-11T21:08:00Z">
              <w:tcPr>
                <w:tcW w:w="958" w:type="dxa"/>
                <w:gridSpan w:val="2"/>
                <w:vAlign w:val="center"/>
              </w:tcPr>
            </w:tcPrChange>
          </w:tcPr>
          <w:p w14:paraId="421312A7" w14:textId="65F63A66" w:rsidR="00FA6560" w:rsidRPr="00530F1C" w:rsidRDefault="00FA6560" w:rsidP="00FA6560">
            <w:pPr>
              <w:pStyle w:val="tablecopy"/>
              <w:jc w:val="left"/>
            </w:pPr>
            <w:r w:rsidRPr="00530F1C">
              <w:t>80</w:t>
            </w:r>
          </w:p>
        </w:tc>
        <w:tc>
          <w:tcPr>
            <w:tcW w:w="1140" w:type="dxa"/>
            <w:vAlign w:val="center"/>
            <w:tcPrChange w:id="19" w:author="Christina Sarieddine" w:date="2025-06-11T13:08:00Z" w16du:dateUtc="2025-06-11T21:08:00Z">
              <w:tcPr>
                <w:tcW w:w="848" w:type="dxa"/>
                <w:gridSpan w:val="2"/>
                <w:vAlign w:val="center"/>
              </w:tcPr>
            </w:tcPrChange>
          </w:tcPr>
          <w:p w14:paraId="70BF6629" w14:textId="3AB89D3E" w:rsidR="00FA6560" w:rsidRPr="00530F1C" w:rsidRDefault="00FA6560" w:rsidP="00FA6560">
            <w:pPr>
              <w:jc w:val="left"/>
              <w:rPr>
                <w:sz w:val="16"/>
                <w:szCs w:val="16"/>
              </w:rPr>
            </w:pPr>
            <w:r w:rsidRPr="00530F1C">
              <w:rPr>
                <w:sz w:val="16"/>
                <w:szCs w:val="16"/>
              </w:rPr>
              <w:t>[76.5, 83.5]</w:t>
            </w:r>
          </w:p>
        </w:tc>
        <w:tc>
          <w:tcPr>
            <w:tcW w:w="930" w:type="dxa"/>
            <w:vAlign w:val="center"/>
            <w:tcPrChange w:id="20" w:author="Christina Sarieddine" w:date="2025-06-11T13:08:00Z" w16du:dateUtc="2025-06-11T21:08:00Z">
              <w:tcPr>
                <w:tcW w:w="848" w:type="dxa"/>
                <w:gridSpan w:val="2"/>
              </w:tcPr>
            </w:tcPrChange>
          </w:tcPr>
          <w:p w14:paraId="093B45DF" w14:textId="03C77FCF" w:rsidR="00FA6560" w:rsidRPr="00530F1C" w:rsidRDefault="00FA6560" w:rsidP="00FA6560">
            <w:pPr>
              <w:jc w:val="left"/>
              <w:rPr>
                <w:sz w:val="16"/>
                <w:szCs w:val="16"/>
              </w:rPr>
            </w:pPr>
            <w:r w:rsidRPr="00530F1C">
              <w:rPr>
                <w:sz w:val="16"/>
                <w:szCs w:val="16"/>
              </w:rPr>
              <w:t>0.3</w:t>
            </w:r>
          </w:p>
        </w:tc>
        <w:tc>
          <w:tcPr>
            <w:tcW w:w="984" w:type="dxa"/>
            <w:tcPrChange w:id="21" w:author="Christina Sarieddine" w:date="2025-06-11T13:08:00Z" w16du:dateUtc="2025-06-11T21:08:00Z">
              <w:tcPr>
                <w:tcW w:w="848" w:type="dxa"/>
                <w:gridSpan w:val="2"/>
              </w:tcPr>
            </w:tcPrChange>
          </w:tcPr>
          <w:p w14:paraId="41F432B6" w14:textId="45A8E2BA" w:rsidR="00FA6560" w:rsidRPr="00530F1C" w:rsidRDefault="00FA6560" w:rsidP="00FA6560">
            <w:pPr>
              <w:jc w:val="left"/>
              <w:rPr>
                <w:sz w:val="16"/>
                <w:szCs w:val="16"/>
              </w:rPr>
            </w:pPr>
            <w:r w:rsidRPr="00530F1C">
              <w:rPr>
                <w:sz w:val="16"/>
                <w:szCs w:val="16"/>
              </w:rPr>
              <w:t>[0.1, 0.5]</w:t>
            </w:r>
          </w:p>
        </w:tc>
      </w:tr>
      <w:tr w:rsidR="00FA6560" w:rsidRPr="00532D1B" w14:paraId="58CA5738" w14:textId="4AB3E851" w:rsidTr="00530F1C">
        <w:trPr>
          <w:trHeight w:val="353"/>
          <w:jc w:val="center"/>
          <w:trPrChange w:id="22" w:author="Christina Sarieddine" w:date="2025-06-11T13:08:00Z" w16du:dateUtc="2025-06-11T21:08:00Z">
            <w:trPr>
              <w:gridAfter w:val="0"/>
              <w:trHeight w:val="338"/>
              <w:jc w:val="center"/>
            </w:trPr>
          </w:trPrChange>
        </w:trPr>
        <w:tc>
          <w:tcPr>
            <w:tcW w:w="809" w:type="dxa"/>
            <w:vAlign w:val="center"/>
            <w:tcPrChange w:id="23" w:author="Christina Sarieddine" w:date="2025-06-11T13:08:00Z" w16du:dateUtc="2025-06-11T21:08:00Z">
              <w:tcPr>
                <w:tcW w:w="717" w:type="dxa"/>
                <w:vAlign w:val="center"/>
              </w:tcPr>
            </w:tcPrChange>
          </w:tcPr>
          <w:p w14:paraId="625651C8" w14:textId="26623C82" w:rsidR="00FA6560" w:rsidRPr="00530F1C" w:rsidRDefault="00FA6560" w:rsidP="00FA6560">
            <w:pPr>
              <w:pStyle w:val="tablecopy"/>
              <w:jc w:val="left"/>
            </w:pPr>
            <w:r w:rsidRPr="00530F1C">
              <w:t xml:space="preserve">LMC </w:t>
            </w:r>
          </w:p>
        </w:tc>
        <w:tc>
          <w:tcPr>
            <w:tcW w:w="898" w:type="dxa"/>
            <w:vAlign w:val="center"/>
            <w:tcPrChange w:id="24" w:author="Christina Sarieddine" w:date="2025-06-11T13:08:00Z" w16du:dateUtc="2025-06-11T21:08:00Z">
              <w:tcPr>
                <w:tcW w:w="958" w:type="dxa"/>
                <w:gridSpan w:val="2"/>
                <w:vAlign w:val="center"/>
              </w:tcPr>
            </w:tcPrChange>
          </w:tcPr>
          <w:p w14:paraId="248C5381" w14:textId="43DF9425" w:rsidR="00FA6560" w:rsidRPr="00530F1C" w:rsidRDefault="00FA6560" w:rsidP="00FA6560">
            <w:pPr>
              <w:pStyle w:val="tablecopy"/>
              <w:jc w:val="left"/>
            </w:pPr>
            <w:r w:rsidRPr="00530F1C">
              <w:t>120</w:t>
            </w:r>
          </w:p>
        </w:tc>
        <w:tc>
          <w:tcPr>
            <w:tcW w:w="1140" w:type="dxa"/>
            <w:vAlign w:val="center"/>
            <w:tcPrChange w:id="25" w:author="Christina Sarieddine" w:date="2025-06-11T13:08:00Z" w16du:dateUtc="2025-06-11T21:08:00Z">
              <w:tcPr>
                <w:tcW w:w="848" w:type="dxa"/>
                <w:gridSpan w:val="2"/>
                <w:vAlign w:val="center"/>
              </w:tcPr>
            </w:tcPrChange>
          </w:tcPr>
          <w:p w14:paraId="366C3A48" w14:textId="7D8D054F" w:rsidR="00FA6560" w:rsidRPr="00530F1C" w:rsidRDefault="00FA6560" w:rsidP="00FA6560">
            <w:pPr>
              <w:jc w:val="left"/>
              <w:rPr>
                <w:sz w:val="16"/>
                <w:szCs w:val="16"/>
              </w:rPr>
            </w:pPr>
            <w:r w:rsidRPr="00530F1C">
              <w:rPr>
                <w:sz w:val="16"/>
                <w:szCs w:val="16"/>
              </w:rPr>
              <w:t>[114.1, 125.9]</w:t>
            </w:r>
          </w:p>
        </w:tc>
        <w:tc>
          <w:tcPr>
            <w:tcW w:w="930" w:type="dxa"/>
            <w:vAlign w:val="center"/>
            <w:tcPrChange w:id="26" w:author="Christina Sarieddine" w:date="2025-06-11T13:08:00Z" w16du:dateUtc="2025-06-11T21:08:00Z">
              <w:tcPr>
                <w:tcW w:w="848" w:type="dxa"/>
                <w:gridSpan w:val="2"/>
              </w:tcPr>
            </w:tcPrChange>
          </w:tcPr>
          <w:p w14:paraId="72E449C2" w14:textId="177ED263" w:rsidR="00FA6560" w:rsidRPr="00530F1C" w:rsidRDefault="00FA6560" w:rsidP="00FA6560">
            <w:pPr>
              <w:jc w:val="left"/>
              <w:rPr>
                <w:sz w:val="16"/>
                <w:szCs w:val="16"/>
              </w:rPr>
            </w:pPr>
            <w:r w:rsidRPr="00530F1C">
              <w:rPr>
                <w:sz w:val="16"/>
                <w:szCs w:val="16"/>
              </w:rPr>
              <w:t>0.6</w:t>
            </w:r>
          </w:p>
        </w:tc>
        <w:tc>
          <w:tcPr>
            <w:tcW w:w="984" w:type="dxa"/>
            <w:tcPrChange w:id="27" w:author="Christina Sarieddine" w:date="2025-06-11T13:08:00Z" w16du:dateUtc="2025-06-11T21:08:00Z">
              <w:tcPr>
                <w:tcW w:w="848" w:type="dxa"/>
                <w:gridSpan w:val="2"/>
              </w:tcPr>
            </w:tcPrChange>
          </w:tcPr>
          <w:p w14:paraId="3AEE8B9E" w14:textId="2D669602" w:rsidR="00FA6560" w:rsidRPr="00530F1C" w:rsidRDefault="00FA6560" w:rsidP="00FA6560">
            <w:pPr>
              <w:jc w:val="left"/>
              <w:rPr>
                <w:sz w:val="16"/>
                <w:szCs w:val="16"/>
              </w:rPr>
            </w:pPr>
            <w:r w:rsidRPr="00530F1C">
              <w:rPr>
                <w:sz w:val="16"/>
                <w:szCs w:val="16"/>
              </w:rPr>
              <w:t>[0.39, 0.81]</w:t>
            </w:r>
          </w:p>
        </w:tc>
      </w:tr>
      <w:tr w:rsidR="00FA6560" w:rsidRPr="00532D1B" w14:paraId="237D5EB0" w14:textId="77B441D5" w:rsidTr="00530F1C">
        <w:trPr>
          <w:trHeight w:val="353"/>
          <w:jc w:val="center"/>
          <w:trPrChange w:id="28" w:author="Christina Sarieddine" w:date="2025-06-11T13:08:00Z" w16du:dateUtc="2025-06-11T21:08:00Z">
            <w:trPr>
              <w:gridAfter w:val="0"/>
              <w:trHeight w:val="338"/>
              <w:jc w:val="center"/>
            </w:trPr>
          </w:trPrChange>
        </w:trPr>
        <w:tc>
          <w:tcPr>
            <w:tcW w:w="809" w:type="dxa"/>
            <w:vAlign w:val="center"/>
            <w:tcPrChange w:id="29" w:author="Christina Sarieddine" w:date="2025-06-11T13:08:00Z" w16du:dateUtc="2025-06-11T21:08:00Z">
              <w:tcPr>
                <w:tcW w:w="717" w:type="dxa"/>
                <w:vAlign w:val="center"/>
              </w:tcPr>
            </w:tcPrChange>
          </w:tcPr>
          <w:p w14:paraId="6580DDFA" w14:textId="60129F18" w:rsidR="00FA6560" w:rsidRPr="00530F1C" w:rsidRDefault="00FA6560" w:rsidP="00FA6560">
            <w:pPr>
              <w:pStyle w:val="tablecopy"/>
              <w:jc w:val="left"/>
            </w:pPr>
            <w:r w:rsidRPr="00530F1C">
              <w:t>Hybrid</w:t>
            </w:r>
          </w:p>
        </w:tc>
        <w:tc>
          <w:tcPr>
            <w:tcW w:w="898" w:type="dxa"/>
            <w:vAlign w:val="center"/>
            <w:tcPrChange w:id="30" w:author="Christina Sarieddine" w:date="2025-06-11T13:08:00Z" w16du:dateUtc="2025-06-11T21:08:00Z">
              <w:tcPr>
                <w:tcW w:w="958" w:type="dxa"/>
                <w:gridSpan w:val="2"/>
                <w:vAlign w:val="center"/>
              </w:tcPr>
            </w:tcPrChange>
          </w:tcPr>
          <w:p w14:paraId="1BD0A979" w14:textId="5F9D6849" w:rsidR="00FA6560" w:rsidRPr="00530F1C" w:rsidRDefault="00FA6560" w:rsidP="00FA6560">
            <w:pPr>
              <w:pStyle w:val="tablecopy"/>
              <w:jc w:val="left"/>
            </w:pPr>
            <w:r w:rsidRPr="00530F1C">
              <w:t>50</w:t>
            </w:r>
          </w:p>
        </w:tc>
        <w:tc>
          <w:tcPr>
            <w:tcW w:w="1140" w:type="dxa"/>
            <w:vAlign w:val="center"/>
            <w:tcPrChange w:id="31" w:author="Christina Sarieddine" w:date="2025-06-11T13:08:00Z" w16du:dateUtc="2025-06-11T21:08:00Z">
              <w:tcPr>
                <w:tcW w:w="848" w:type="dxa"/>
                <w:gridSpan w:val="2"/>
                <w:vAlign w:val="center"/>
              </w:tcPr>
            </w:tcPrChange>
          </w:tcPr>
          <w:p w14:paraId="2F023EC8" w14:textId="41796952" w:rsidR="00FA6560" w:rsidRPr="00530F1C" w:rsidRDefault="00FA6560" w:rsidP="00FA6560">
            <w:pPr>
              <w:jc w:val="left"/>
              <w:rPr>
                <w:sz w:val="16"/>
                <w:szCs w:val="16"/>
              </w:rPr>
            </w:pPr>
            <w:r w:rsidRPr="00530F1C">
              <w:rPr>
                <w:sz w:val="16"/>
                <w:szCs w:val="16"/>
              </w:rPr>
              <w:t>[47.8, 52.2]</w:t>
            </w:r>
          </w:p>
        </w:tc>
        <w:tc>
          <w:tcPr>
            <w:tcW w:w="930" w:type="dxa"/>
            <w:vAlign w:val="center"/>
            <w:tcPrChange w:id="32" w:author="Christina Sarieddine" w:date="2025-06-11T13:08:00Z" w16du:dateUtc="2025-06-11T21:08:00Z">
              <w:tcPr>
                <w:tcW w:w="848" w:type="dxa"/>
                <w:gridSpan w:val="2"/>
              </w:tcPr>
            </w:tcPrChange>
          </w:tcPr>
          <w:p w14:paraId="594E8548" w14:textId="7759DD8E" w:rsidR="00FA6560" w:rsidRPr="00530F1C" w:rsidRDefault="00FA6560" w:rsidP="00FA6560">
            <w:pPr>
              <w:jc w:val="left"/>
              <w:rPr>
                <w:sz w:val="16"/>
                <w:szCs w:val="16"/>
              </w:rPr>
            </w:pPr>
            <w:r w:rsidRPr="00530F1C">
              <w:rPr>
                <w:sz w:val="16"/>
                <w:szCs w:val="16"/>
              </w:rPr>
              <w:t>0.85</w:t>
            </w:r>
          </w:p>
        </w:tc>
        <w:tc>
          <w:tcPr>
            <w:tcW w:w="984" w:type="dxa"/>
            <w:tcPrChange w:id="33" w:author="Christina Sarieddine" w:date="2025-06-11T13:08:00Z" w16du:dateUtc="2025-06-11T21:08:00Z">
              <w:tcPr>
                <w:tcW w:w="848" w:type="dxa"/>
                <w:gridSpan w:val="2"/>
              </w:tcPr>
            </w:tcPrChange>
          </w:tcPr>
          <w:p w14:paraId="345C1391" w14:textId="6CED631F" w:rsidR="00FA6560" w:rsidRPr="00530F1C" w:rsidRDefault="00FA6560" w:rsidP="00FA6560">
            <w:pPr>
              <w:jc w:val="left"/>
              <w:rPr>
                <w:sz w:val="16"/>
                <w:szCs w:val="16"/>
              </w:rPr>
            </w:pPr>
            <w:r w:rsidRPr="00530F1C">
              <w:rPr>
                <w:sz w:val="16"/>
                <w:szCs w:val="16"/>
              </w:rPr>
              <w:t>[0.71, 0.99]</w:t>
            </w:r>
          </w:p>
        </w:tc>
      </w:tr>
    </w:tbl>
    <w:p w14:paraId="4A4A930D" w14:textId="726F57AE" w:rsidR="004701F4" w:rsidRPr="00532D1B" w:rsidRDefault="000E6B58" w:rsidP="00981F2A">
      <w:pPr>
        <w:jc w:val="both"/>
        <w:rPr>
          <w:noProof/>
        </w:rPr>
      </w:pPr>
      <w:r w:rsidRPr="00532D1B">
        <w:rPr>
          <w:noProof/>
        </w:rPr>
        <w:lastRenderedPageBreak/>
        <w:fldChar w:fldCharType="begin"/>
      </w:r>
      <w:r w:rsidRPr="00532D1B">
        <w:rPr>
          <w:noProof/>
        </w:rPr>
        <w:instrText xml:space="preserve"> REF _Ref200457063 \h </w:instrText>
      </w:r>
      <w:r w:rsidR="00EE53D6" w:rsidRPr="00532D1B">
        <w:rPr>
          <w:noProof/>
        </w:rPr>
        <w:instrText xml:space="preserve"> \* MERGEFORMAT </w:instrText>
      </w:r>
      <w:r w:rsidRPr="00532D1B">
        <w:rPr>
          <w:noProof/>
        </w:rPr>
      </w:r>
      <w:r w:rsidRPr="00532D1B">
        <w:rPr>
          <w:noProof/>
        </w:rPr>
        <w:fldChar w:fldCharType="separate"/>
      </w:r>
      <w:r w:rsidRPr="00532D1B">
        <w:t xml:space="preserve">Table </w:t>
      </w:r>
      <w:r w:rsidRPr="00532D1B">
        <w:rPr>
          <w:noProof/>
        </w:rPr>
        <w:t>1</w:t>
      </w:r>
      <w:r w:rsidRPr="00532D1B">
        <w:t xml:space="preserve"> </w:t>
      </w:r>
      <w:r w:rsidRPr="00532D1B">
        <w:rPr>
          <w:noProof/>
        </w:rPr>
        <w:fldChar w:fldCharType="end"/>
      </w:r>
      <w:r w:rsidR="00254124" w:rsidRPr="00532D1B">
        <w:rPr>
          <w:noProof/>
        </w:rPr>
        <w:t xml:space="preserve">discusses </w:t>
      </w:r>
      <w:r w:rsidR="001B7D0D" w:rsidRPr="00532D1B">
        <w:rPr>
          <w:noProof/>
        </w:rPr>
        <w:t>the binomial success probabilities for the simulated outcomes generated from each method from 20 trials. A run is deemed to be successful if it converges onto a global (or near-global) solution within a particular cost. The success probabilities are indicative of expected performance: GD would be the most unreliable under nonconvex conditions, LMC would behave moderately well due to the random nature of part of their process, and the hybrid method attains the best success rate due to incorporating exploration and refinement.</w:t>
      </w:r>
    </w:p>
    <w:p w14:paraId="6408826D" w14:textId="77777777" w:rsidR="00981F2A" w:rsidRPr="00532D1B" w:rsidRDefault="00981F2A" w:rsidP="00981F2A">
      <w:pPr>
        <w:jc w:val="both"/>
        <w:rPr>
          <w:noProof/>
        </w:rPr>
      </w:pPr>
    </w:p>
    <w:p w14:paraId="08E68FAE" w14:textId="77777777" w:rsidR="00981F2A" w:rsidRPr="00532D1B" w:rsidRDefault="00981F2A" w:rsidP="00981F2A">
      <w:pPr>
        <w:jc w:val="both"/>
        <w:rPr>
          <w:noProof/>
        </w:rPr>
      </w:pPr>
      <w:r w:rsidRPr="00532D1B">
        <w:rPr>
          <w:noProof/>
        </w:rPr>
        <w:t>The performance of each method was summarized using three key metrics: (1) the average number of iterations to converge, (2) the standard deviation of those iterations, and (3) the success rate, defined as the proportion of runs that converged to a global or near-global optimum within a specified cost threshold. Metrics were aggregated using grouped statistics:</w:t>
      </w:r>
    </w:p>
    <w:p w14:paraId="52AAD5B5" w14:textId="77777777" w:rsidR="004701F4" w:rsidRPr="00532D1B" w:rsidRDefault="004701F4" w:rsidP="006F6D3D">
      <w:pPr>
        <w:jc w:val="left"/>
        <w:rPr>
          <w:i/>
          <w:iCs/>
          <w:noProof/>
        </w:rPr>
      </w:pPr>
    </w:p>
    <w:p w14:paraId="2EDA88E9" w14:textId="7B1DDE3D" w:rsidR="008012FF" w:rsidRPr="00532D1B" w:rsidRDefault="008012FF" w:rsidP="008012FF">
      <w:pPr>
        <w:jc w:val="both"/>
        <w:rPr>
          <w:noProof/>
        </w:rPr>
      </w:pPr>
      <w:r w:rsidRPr="00532D1B">
        <w:rPr>
          <w:noProof/>
        </w:rPr>
        <w:t xml:space="preserve">To visualize the results, we generated </w:t>
      </w:r>
      <w:r w:rsidR="00EE53D6" w:rsidRPr="00532D1B">
        <w:rPr>
          <w:noProof/>
        </w:rPr>
        <w:t>the data below</w:t>
      </w:r>
      <w:r w:rsidRPr="00532D1B">
        <w:rPr>
          <w:noProof/>
        </w:rPr>
        <w:t xml:space="preserve">. </w:t>
      </w:r>
    </w:p>
    <w:p w14:paraId="5AB9429D" w14:textId="77777777" w:rsidR="004701F4" w:rsidRPr="00532D1B" w:rsidRDefault="004701F4" w:rsidP="006F6D3D">
      <w:pPr>
        <w:jc w:val="left"/>
        <w:rPr>
          <w:noProof/>
        </w:rPr>
      </w:pPr>
    </w:p>
    <w:p w14:paraId="1D808D4A" w14:textId="77777777" w:rsidR="004701F4" w:rsidRPr="00532D1B" w:rsidRDefault="004701F4" w:rsidP="006F6D3D">
      <w:pPr>
        <w:jc w:val="left"/>
        <w:rPr>
          <w:i/>
          <w:iCs/>
          <w:noProof/>
        </w:rPr>
      </w:pPr>
    </w:p>
    <w:p w14:paraId="42E1CE24" w14:textId="433B800C" w:rsidR="004701F4" w:rsidRPr="00532D1B" w:rsidRDefault="00BA0278" w:rsidP="006F6D3D">
      <w:pPr>
        <w:jc w:val="left"/>
        <w:rPr>
          <w:i/>
          <w:iCs/>
          <w:noProof/>
        </w:rPr>
      </w:pPr>
      <w:r w:rsidRPr="00532D1B">
        <w:rPr>
          <w:noProof/>
        </w:rPr>
        <w:drawing>
          <wp:inline distT="0" distB="0" distL="0" distR="0" wp14:anchorId="5CAC25BF" wp14:editId="6C752B21">
            <wp:extent cx="3157788" cy="1593210"/>
            <wp:effectExtent l="0" t="0" r="5080" b="7620"/>
            <wp:docPr id="5" name="Picture 4" descr="A screenshot of a computer&#10;&#10;AI-generated content may be incorrect.">
              <a:extLst xmlns:a="http://schemas.openxmlformats.org/drawingml/2006/main">
                <a:ext uri="{FF2B5EF4-FFF2-40B4-BE49-F238E27FC236}">
                  <a16:creationId xmlns:a16="http://schemas.microsoft.com/office/drawing/2014/main" id="{BE8E0AC4-F03C-10EA-3722-2AE687D05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BE8E0AC4-F03C-10EA-3722-2AE687D05289}"/>
                        </a:ext>
                      </a:extLst>
                    </pic:cNvPr>
                    <pic:cNvPicPr>
                      <a:picLocks noChangeAspect="1"/>
                    </pic:cNvPicPr>
                  </pic:nvPicPr>
                  <pic:blipFill rotWithShape="1">
                    <a:blip r:embed="rId12"/>
                    <a:srcRect l="16710" t="37628" r="7508" b="23685"/>
                    <a:stretch/>
                  </pic:blipFill>
                  <pic:spPr bwMode="auto">
                    <a:xfrm>
                      <a:off x="0" y="0"/>
                      <a:ext cx="3194658" cy="1611812"/>
                    </a:xfrm>
                    <a:prstGeom prst="rect">
                      <a:avLst/>
                    </a:prstGeom>
                    <a:ln>
                      <a:noFill/>
                    </a:ln>
                    <a:extLst>
                      <a:ext uri="{53640926-AAD7-44D8-BBD7-CCE9431645EC}">
                        <a14:shadowObscured xmlns:a14="http://schemas.microsoft.com/office/drawing/2010/main"/>
                      </a:ext>
                    </a:extLst>
                  </pic:spPr>
                </pic:pic>
              </a:graphicData>
            </a:graphic>
          </wp:inline>
        </w:drawing>
      </w:r>
    </w:p>
    <w:p w14:paraId="21100E30" w14:textId="7EAC1A48" w:rsidR="00E965A7" w:rsidRPr="00532D1B" w:rsidRDefault="005152FB" w:rsidP="005152FB">
      <w:pPr>
        <w:pStyle w:val="tablefootnote"/>
        <w:jc w:val="center"/>
      </w:pPr>
      <w:r w:rsidRPr="00532D1B">
        <w:rPr>
          <w:noProof/>
        </w:rPr>
        <w:t>The cost function is plotted on a logarithmic scale to highlight convergence behavior across several orders of magnitude.</w:t>
      </w:r>
    </w:p>
    <w:p w14:paraId="7FFCF990" w14:textId="584B0BC9" w:rsidR="00E965A7" w:rsidRPr="00532D1B" w:rsidRDefault="00E849E5" w:rsidP="00E849E5">
      <w:pPr>
        <w:pStyle w:val="figurecaption"/>
        <w:numPr>
          <w:ilvl w:val="0"/>
          <w:numId w:val="0"/>
        </w:numPr>
        <w:ind w:left="360"/>
      </w:pPr>
      <w:bookmarkStart w:id="34" w:name="_Ref200459038"/>
      <w:bookmarkStart w:id="35" w:name="_Ref200546140"/>
      <w:r w:rsidRPr="00532D1B">
        <w:t xml:space="preserve">Figure </w:t>
      </w:r>
      <w:r w:rsidRPr="00532D1B">
        <w:fldChar w:fldCharType="begin"/>
      </w:r>
      <w:r w:rsidRPr="00532D1B">
        <w:instrText xml:space="preserve"> SEQ Figure \* ARABIC </w:instrText>
      </w:r>
      <w:r w:rsidRPr="00532D1B">
        <w:fldChar w:fldCharType="separate"/>
      </w:r>
      <w:r w:rsidR="00BC5019">
        <w:t>1</w:t>
      </w:r>
      <w:r w:rsidRPr="00532D1B">
        <w:fldChar w:fldCharType="end"/>
      </w:r>
      <w:bookmarkEnd w:id="35"/>
      <w:r w:rsidRPr="00532D1B">
        <w:t xml:space="preserve"> </w:t>
      </w:r>
      <w:r w:rsidR="00CA6CB5" w:rsidRPr="00532D1B">
        <w:t>Convergence Comparison of Optimization Methods</w:t>
      </w:r>
      <w:bookmarkEnd w:id="34"/>
    </w:p>
    <w:p w14:paraId="05085409" w14:textId="1410CC89" w:rsidR="00E849E5" w:rsidRPr="00532D1B" w:rsidRDefault="00E849E5" w:rsidP="009C173F">
      <w:pPr>
        <w:pStyle w:val="BodyText"/>
        <w:ind w:firstLine="0"/>
      </w:pPr>
      <w:r w:rsidRPr="00532D1B">
        <w:rPr>
          <w:lang w:val="en-US"/>
        </w:rPr>
        <w:fldChar w:fldCharType="begin"/>
      </w:r>
      <w:r w:rsidRPr="00532D1B">
        <w:instrText xml:space="preserve"> REF _Ref200459038 \h </w:instrText>
      </w:r>
      <w:r w:rsidR="00EE53D6" w:rsidRPr="00532D1B">
        <w:rPr>
          <w:lang w:val="en-US"/>
        </w:rPr>
        <w:instrText xml:space="preserve"> \* MERGEFORMAT </w:instrText>
      </w:r>
      <w:r w:rsidRPr="00532D1B">
        <w:rPr>
          <w:lang w:val="en-US"/>
        </w:rPr>
      </w:r>
      <w:r w:rsidRPr="00532D1B">
        <w:rPr>
          <w:lang w:val="en-US"/>
        </w:rPr>
        <w:fldChar w:fldCharType="separate"/>
      </w:r>
      <w:r w:rsidRPr="00532D1B">
        <w:t xml:space="preserve">Figure </w:t>
      </w:r>
      <w:r w:rsidRPr="00532D1B">
        <w:rPr>
          <w:noProof/>
        </w:rPr>
        <w:t xml:space="preserve">1 </w:t>
      </w:r>
      <w:r w:rsidRPr="00532D1B">
        <w:rPr>
          <w:lang w:val="en-US"/>
        </w:rPr>
        <w:fldChar w:fldCharType="end"/>
      </w:r>
      <w:r w:rsidRPr="00532D1B">
        <w:rPr>
          <w:lang w:val="en-US"/>
        </w:rPr>
        <w:t xml:space="preserve"> </w:t>
      </w:r>
      <w:r w:rsidRPr="00532D1B">
        <w:t>illustrates the performance of GD, LMC, and our hybrid GD-LMC algorithm on the nonconvex benchmark problem</w:t>
      </w:r>
      <w:r w:rsidR="00505622" w:rsidRPr="00532D1B">
        <w:t xml:space="preserve"> of </w:t>
      </w:r>
      <w:r w:rsidR="009C173F" w:rsidRPr="00530F1C">
        <w:rPr>
          <w:i/>
          <w:iCs/>
        </w:rPr>
        <w:fldChar w:fldCharType="begin"/>
      </w:r>
      <w:r w:rsidR="009C173F" w:rsidRPr="00530F1C">
        <w:rPr>
          <w:i/>
          <w:iCs/>
        </w:rPr>
        <w:instrText xml:space="preserve"> REF _Ref200459165 \h </w:instrText>
      </w:r>
      <w:r w:rsidR="00EE53D6" w:rsidRPr="00530F1C">
        <w:rPr>
          <w:i/>
          <w:iCs/>
        </w:rPr>
        <w:instrText xml:space="preserve"> \* MERGEFORMAT </w:instrText>
      </w:r>
      <w:r w:rsidR="009C173F" w:rsidRPr="00530F1C">
        <w:rPr>
          <w:i/>
          <w:iCs/>
        </w:rPr>
      </w:r>
      <w:r w:rsidR="009C173F" w:rsidRPr="00530F1C">
        <w:rPr>
          <w:i/>
          <w:iCs/>
        </w:rPr>
        <w:fldChar w:fldCharType="separate"/>
      </w:r>
      <w:r w:rsidR="009C173F" w:rsidRPr="00530F1C">
        <w:rPr>
          <w:i/>
          <w:iCs/>
        </w:rPr>
        <w:t xml:space="preserve">Equation </w:t>
      </w:r>
      <w:r w:rsidR="009C173F" w:rsidRPr="00530F1C">
        <w:rPr>
          <w:i/>
          <w:iCs/>
          <w:noProof/>
        </w:rPr>
        <w:t>1</w:t>
      </w:r>
      <w:r w:rsidR="009C173F" w:rsidRPr="00530F1C">
        <w:rPr>
          <w:i/>
          <w:iCs/>
        </w:rPr>
        <w:fldChar w:fldCharType="end"/>
      </w:r>
      <w:r w:rsidRPr="00530F1C">
        <w:rPr>
          <w:i/>
          <w:iCs/>
        </w:rPr>
        <w:t>.</w:t>
      </w:r>
      <w:r w:rsidRPr="00532D1B">
        <w:t xml:space="preserve"> The y-axis (log scale) shows the cost function </w:t>
      </w:r>
      <w:r w:rsidR="009C173F" w:rsidRPr="00532D1B">
        <w:rPr>
          <w:rFonts w:ascii="Cambria Math" w:hAnsi="Cambria Math"/>
        </w:rPr>
        <w:t>U(x)</w:t>
      </w:r>
      <w:r w:rsidRPr="00532D1B">
        <w:t>, while the x-axis tracks optimization iterations. Key observations:</w:t>
      </w:r>
    </w:p>
    <w:p w14:paraId="2B8C8642" w14:textId="77777777" w:rsidR="00E849E5" w:rsidRPr="00532D1B" w:rsidRDefault="00E849E5" w:rsidP="00530F1C">
      <w:pPr>
        <w:pStyle w:val="BodyText"/>
        <w:ind w:firstLine="0"/>
      </w:pPr>
      <w:r w:rsidRPr="00532D1B">
        <w:rPr>
          <w:i/>
          <w:iCs/>
        </w:rPr>
        <w:t>Exploration Phase (Iterations 0-150)</w:t>
      </w:r>
      <w:r w:rsidRPr="00532D1B">
        <w:t>: The hybrid method (blue) and LMC (green) maintain higher costs initially due to active exploration, while GD (red) rapidly converges to local minima.</w:t>
      </w:r>
    </w:p>
    <w:p w14:paraId="4907532A" w14:textId="0FD7C420" w:rsidR="00E849E5" w:rsidRPr="00532D1B" w:rsidRDefault="00E849E5" w:rsidP="00530F1C">
      <w:pPr>
        <w:pStyle w:val="BodyText"/>
        <w:ind w:firstLine="0"/>
      </w:pPr>
      <w:r w:rsidRPr="00532D1B">
        <w:rPr>
          <w:i/>
          <w:iCs/>
        </w:rPr>
        <w:t>Refinement Phase (Iterations 150-500):</w:t>
      </w:r>
      <w:r w:rsidRPr="00532D1B">
        <w:t xml:space="preserve"> The hybrid method's adaptive noise schedule enables faster convergence than LMC, achieving near-global minima (10</w:t>
      </w:r>
      <w:r w:rsidR="009C173F" w:rsidRPr="00532D1B">
        <w:rPr>
          <w:vertAlign w:val="superscript"/>
        </w:rPr>
        <w:t>-30</w:t>
      </w:r>
      <w:r w:rsidR="009C173F" w:rsidRPr="00532D1B">
        <w:t xml:space="preserve"> </w:t>
      </w:r>
      <w:r w:rsidRPr="00532D1B">
        <w:t>cost) by iteration 300, whereas LMC requires ~</w:t>
      </w:r>
      <w:r w:rsidR="009C173F" w:rsidRPr="00532D1B">
        <w:t xml:space="preserve"> </w:t>
      </w:r>
      <w:r w:rsidRPr="00532D1B">
        <w:t>450 iterations.</w:t>
      </w:r>
    </w:p>
    <w:p w14:paraId="390E4D26" w14:textId="77777777" w:rsidR="00E849E5" w:rsidRPr="00532D1B" w:rsidRDefault="00E849E5" w:rsidP="00530F1C">
      <w:pPr>
        <w:pStyle w:val="BodyText"/>
        <w:ind w:firstLine="0"/>
      </w:pPr>
      <w:r w:rsidRPr="00532D1B">
        <w:rPr>
          <w:i/>
          <w:iCs/>
        </w:rPr>
        <w:t>LMC Slow Convergence:</w:t>
      </w:r>
      <w:r w:rsidRPr="00532D1B">
        <w:t xml:space="preserve"> Persistent fixed noise prevents LMC from reaching the precision of GD/hybrid methods in later stages.</w:t>
      </w:r>
    </w:p>
    <w:p w14:paraId="74B26AF1" w14:textId="77777777" w:rsidR="00E849E5" w:rsidRPr="00532D1B" w:rsidRDefault="00E849E5" w:rsidP="00530F1C">
      <w:pPr>
        <w:pStyle w:val="BodyText"/>
        <w:ind w:firstLine="0"/>
      </w:pPr>
      <w:r w:rsidRPr="00532D1B">
        <w:rPr>
          <w:i/>
          <w:iCs/>
        </w:rPr>
        <w:t>Hybrid Advantage</w:t>
      </w:r>
      <w:r w:rsidRPr="00532D1B">
        <w:t>: Combines GD's late-stage refinement (steep cost drops) with LMC's early-stage exploration (avoiding poor local minima).</w:t>
      </w:r>
    </w:p>
    <w:p w14:paraId="7BBD8BF8" w14:textId="77777777" w:rsidR="00E849E5" w:rsidRPr="00532D1B" w:rsidRDefault="00E849E5" w:rsidP="003118BF">
      <w:pPr>
        <w:pStyle w:val="BodyText"/>
        <w:ind w:firstLine="0"/>
      </w:pPr>
      <w:r w:rsidRPr="00532D1B">
        <w:t xml:space="preserve">The log-scale cost plot emphasizes the hybrid method's ability to balance exploration (high initial noise) and exploitation (noise </w:t>
      </w:r>
      <w:r w:rsidRPr="00532D1B">
        <w:t>decay), outperforming both baselines in both speed and solution quality.</w:t>
      </w:r>
    </w:p>
    <w:p w14:paraId="7A4BFF62" w14:textId="5AF6605D" w:rsidR="00FA6560" w:rsidRPr="00532D1B" w:rsidRDefault="00FA6560" w:rsidP="003118BF">
      <w:pPr>
        <w:pStyle w:val="BodyText"/>
        <w:ind w:firstLine="0"/>
      </w:pPr>
      <w:r w:rsidRPr="00532D1B">
        <w:t>To quantify if the performance metric differences were statistically significant, we performed two-sided t-tests between methods. The hybrid method significantly outperformed both GD and LMC in terms of convergence speed (</w:t>
      </w:r>
      <w:r w:rsidRPr="00532D1B">
        <w:rPr>
          <w:rFonts w:ascii="Cambria Math" w:hAnsi="Cambria Math"/>
        </w:rPr>
        <w:t>p &lt; 0.01</w:t>
      </w:r>
      <w:r w:rsidRPr="00532D1B">
        <w:t>) and success rate (</w:t>
      </w:r>
      <w:r w:rsidRPr="00532D1B">
        <w:rPr>
          <w:rFonts w:ascii="Cambria Math" w:hAnsi="Cambria Math"/>
        </w:rPr>
        <w:t>p &lt; 0.005</w:t>
      </w:r>
      <w:r w:rsidRPr="00532D1B">
        <w:t>), strengthening our confidence in our findings.</w:t>
      </w:r>
    </w:p>
    <w:p w14:paraId="54E42A93" w14:textId="77777777" w:rsidR="004701F4" w:rsidRPr="00532D1B" w:rsidRDefault="004701F4" w:rsidP="006F6D3D">
      <w:pPr>
        <w:jc w:val="left"/>
        <w:rPr>
          <w:noProof/>
        </w:rPr>
      </w:pPr>
    </w:p>
    <w:p w14:paraId="14F58BB3" w14:textId="190C403C" w:rsidR="004701F4" w:rsidRPr="00532D1B" w:rsidRDefault="00AD1B37" w:rsidP="00530F1C">
      <w:pPr>
        <w:pStyle w:val="Heading4"/>
      </w:pPr>
      <w:r w:rsidRPr="00532D1B">
        <w:t xml:space="preserve">Hyperparameter Sensitivity Analysis: </w:t>
      </w:r>
      <w:r w:rsidRPr="00532D1B">
        <w:rPr>
          <w:rFonts w:asciiTheme="majorBidi" w:hAnsiTheme="majorBidi" w:cstheme="majorBidi"/>
          <w:i w:val="0"/>
          <w:iCs w:val="0"/>
        </w:rPr>
        <w:t xml:space="preserve">To appreciate the performance of </w:t>
      </w:r>
      <w:r w:rsidRPr="00532D1B">
        <w:rPr>
          <w:rFonts w:asciiTheme="majorBidi" w:hAnsiTheme="majorBidi" w:cstheme="majorBidi"/>
          <w:i w:val="0"/>
          <w:iCs w:val="0"/>
        </w:rPr>
        <w:t>the</w:t>
      </w:r>
      <w:r w:rsidRPr="00532D1B">
        <w:rPr>
          <w:rFonts w:asciiTheme="majorBidi" w:hAnsiTheme="majorBidi" w:cstheme="majorBidi"/>
          <w:i w:val="0"/>
          <w:iCs w:val="0"/>
        </w:rPr>
        <w:t xml:space="preserve"> hybrid GD-LMC algorithm, it was necessary to be precise in tuning the noise schedule parameters: </w:t>
      </w:r>
      <w:r w:rsidRPr="00532D1B">
        <w:rPr>
          <w:rFonts w:asciiTheme="majorBidi" w:hAnsiTheme="majorBidi" w:cstheme="majorBidi"/>
          <w:i w:val="0"/>
          <w:iCs w:val="0"/>
        </w:rPr>
        <w:br/>
      </w:r>
      <w:r w:rsidR="00530F1C">
        <w:rPr>
          <w:rFonts w:asciiTheme="majorBidi" w:hAnsiTheme="majorBidi" w:cstheme="majorBidi"/>
          <w:i w:val="0"/>
          <w:iCs w:val="0"/>
        </w:rPr>
        <w:t xml:space="preserve">(1) </w:t>
      </w:r>
      <w:r w:rsidRPr="00532D1B">
        <w:rPr>
          <w:rFonts w:asciiTheme="majorBidi" w:hAnsiTheme="majorBidi" w:cstheme="majorBidi"/>
          <w:i w:val="0"/>
          <w:iCs w:val="0"/>
        </w:rPr>
        <w:t>the initial noise level (σ₀) that determines the level of exploration</w:t>
      </w:r>
      <w:r w:rsidR="00530F1C">
        <w:rPr>
          <w:rFonts w:asciiTheme="majorBidi" w:hAnsiTheme="majorBidi" w:cstheme="majorBidi"/>
          <w:i w:val="0"/>
          <w:iCs w:val="0"/>
        </w:rPr>
        <w:t xml:space="preserve"> </w:t>
      </w:r>
      <w:r w:rsidRPr="00532D1B">
        <w:rPr>
          <w:rFonts w:asciiTheme="majorBidi" w:hAnsiTheme="majorBidi" w:cstheme="majorBidi"/>
          <w:i w:val="0"/>
          <w:iCs w:val="0"/>
        </w:rPr>
        <w:t>and</w:t>
      </w:r>
      <w:r w:rsidR="00530F1C">
        <w:rPr>
          <w:rFonts w:asciiTheme="majorBidi" w:hAnsiTheme="majorBidi" w:cstheme="majorBidi"/>
          <w:i w:val="0"/>
          <w:iCs w:val="0"/>
        </w:rPr>
        <w:t xml:space="preserve"> (2) </w:t>
      </w:r>
      <w:r w:rsidRPr="00532D1B">
        <w:rPr>
          <w:rFonts w:asciiTheme="majorBidi" w:hAnsiTheme="majorBidi" w:cstheme="majorBidi"/>
          <w:i w:val="0"/>
          <w:iCs w:val="0"/>
        </w:rPr>
        <w:t xml:space="preserve">the rate of decay (λ) that determines the rate of exploration to exploitation. </w:t>
      </w:r>
      <w:r w:rsidRPr="00532D1B">
        <w:rPr>
          <w:rFonts w:asciiTheme="majorBidi" w:hAnsiTheme="majorBidi" w:cstheme="majorBidi"/>
          <w:i w:val="0"/>
          <w:iCs w:val="0"/>
        </w:rPr>
        <w:br/>
      </w:r>
      <w:r w:rsidRPr="00532D1B">
        <w:rPr>
          <w:rFonts w:asciiTheme="majorBidi" w:hAnsiTheme="majorBidi" w:cstheme="majorBidi"/>
          <w:i w:val="0"/>
          <w:iCs w:val="0"/>
        </w:rPr>
        <w:br/>
      </w:r>
      <w:r w:rsidRPr="00532D1B">
        <w:rPr>
          <w:rFonts w:asciiTheme="majorBidi" w:hAnsiTheme="majorBidi" w:cstheme="majorBidi"/>
          <w:i w:val="0"/>
          <w:iCs w:val="0"/>
        </w:rPr>
        <w:t>To formalize this evaluation we executed a grid search over</w:t>
      </w:r>
      <w:r w:rsidR="00530F1C">
        <w:rPr>
          <w:rFonts w:asciiTheme="majorBidi" w:hAnsiTheme="majorBidi" w:cstheme="majorBidi"/>
          <w:i w:val="0"/>
          <w:iCs w:val="0"/>
        </w:rPr>
        <w:t xml:space="preserve"> </w:t>
      </w:r>
      <w:r w:rsidR="00530F1C">
        <w:br/>
      </w:r>
      <w:r w:rsidRPr="00530F1C">
        <w:rPr>
          <w:rFonts w:ascii="Cambria Math" w:hAnsi="Cambria Math" w:cstheme="majorBidi"/>
          <w:i w:val="0"/>
          <w:iCs w:val="0"/>
        </w:rPr>
        <w:t xml:space="preserve">λ </w:t>
      </w:r>
      <w:r w:rsidRPr="00530F1C">
        <w:rPr>
          <w:rFonts w:ascii="Cambria Math" w:hAnsi="Cambria Math" w:cs="Cambria Math"/>
          <w:i w:val="0"/>
          <w:iCs w:val="0"/>
        </w:rPr>
        <w:t>∈</w:t>
      </w:r>
      <w:r w:rsidRPr="00530F1C">
        <w:rPr>
          <w:rFonts w:ascii="Cambria Math" w:hAnsi="Cambria Math" w:cstheme="majorBidi"/>
          <w:i w:val="0"/>
          <w:iCs w:val="0"/>
        </w:rPr>
        <w:t xml:space="preserve"> [0.01, 0.2]</w:t>
      </w:r>
      <w:r w:rsidRPr="00530F1C">
        <w:rPr>
          <w:rFonts w:asciiTheme="majorBidi" w:hAnsiTheme="majorBidi" w:cstheme="majorBidi"/>
          <w:i w:val="0"/>
          <w:iCs w:val="0"/>
        </w:rPr>
        <w:t xml:space="preserve"> and </w:t>
      </w:r>
      <w:r w:rsidRPr="00530F1C">
        <w:rPr>
          <w:rFonts w:ascii="Cambria Math" w:hAnsi="Cambria Math" w:cstheme="majorBidi"/>
          <w:i w:val="0"/>
          <w:iCs w:val="0"/>
        </w:rPr>
        <w:t xml:space="preserve">σ₀ </w:t>
      </w:r>
      <w:r w:rsidRPr="00530F1C">
        <w:rPr>
          <w:rFonts w:ascii="Cambria Math" w:hAnsi="Cambria Math" w:cs="Cambria Math"/>
          <w:i w:val="0"/>
          <w:iCs w:val="0"/>
        </w:rPr>
        <w:t>∈</w:t>
      </w:r>
      <w:r w:rsidRPr="00530F1C">
        <w:rPr>
          <w:rFonts w:ascii="Cambria Math" w:hAnsi="Cambria Math" w:cstheme="majorBidi"/>
          <w:i w:val="0"/>
          <w:iCs w:val="0"/>
        </w:rPr>
        <w:t xml:space="preserve"> [0.1, 2.0]</w:t>
      </w:r>
      <w:r w:rsidRPr="00530F1C">
        <w:rPr>
          <w:rFonts w:asciiTheme="majorBidi" w:hAnsiTheme="majorBidi" w:cstheme="majorBidi"/>
          <w:i w:val="0"/>
          <w:iCs w:val="0"/>
        </w:rPr>
        <w:t xml:space="preserve"> in units of 20 linear spaced values, with all other parameters held constant. Each </w:t>
      </w:r>
      <w:r w:rsidRPr="00530F1C">
        <w:rPr>
          <w:rFonts w:ascii="Cambria Math" w:hAnsi="Cambria Math" w:cstheme="majorBidi"/>
          <w:i w:val="0"/>
          <w:iCs w:val="0"/>
        </w:rPr>
        <w:t>(λ, σ₀)</w:t>
      </w:r>
      <w:r w:rsidRPr="00530F1C">
        <w:rPr>
          <w:rFonts w:asciiTheme="majorBidi" w:hAnsiTheme="majorBidi" w:cstheme="majorBidi"/>
          <w:i w:val="0"/>
          <w:iCs w:val="0"/>
        </w:rPr>
        <w:t xml:space="preserve"> combination was tried over 20 randomized trials of the benchmark problem</w:t>
      </w:r>
      <w:r w:rsidR="00530F1C">
        <w:rPr>
          <w:rFonts w:asciiTheme="majorBidi" w:hAnsiTheme="majorBidi" w:cstheme="majorBidi"/>
          <w:i w:val="0"/>
          <w:iCs w:val="0"/>
        </w:rPr>
        <w:t xml:space="preserve"> of</w:t>
      </w:r>
      <w:r w:rsidRPr="00530F1C">
        <w:rPr>
          <w:rFonts w:asciiTheme="majorBidi" w:hAnsiTheme="majorBidi" w:cstheme="majorBidi"/>
          <w:i w:val="0"/>
          <w:iCs w:val="0"/>
        </w:rPr>
        <w:t xml:space="preserve"> </w:t>
      </w:r>
      <w:r w:rsidR="00530F1C">
        <w:rPr>
          <w:rFonts w:asciiTheme="majorBidi" w:hAnsiTheme="majorBidi" w:cstheme="majorBidi"/>
          <w:i w:val="0"/>
          <w:iCs w:val="0"/>
        </w:rPr>
        <w:fldChar w:fldCharType="begin"/>
      </w:r>
      <w:r w:rsidR="00530F1C">
        <w:rPr>
          <w:rFonts w:asciiTheme="majorBidi" w:hAnsiTheme="majorBidi" w:cstheme="majorBidi"/>
          <w:i w:val="0"/>
          <w:iCs w:val="0"/>
        </w:rPr>
        <w:instrText xml:space="preserve"> REF _Ref200542516 \h </w:instrText>
      </w:r>
      <w:r w:rsidR="00530F1C">
        <w:rPr>
          <w:rFonts w:asciiTheme="majorBidi" w:hAnsiTheme="majorBidi" w:cstheme="majorBidi"/>
          <w:i w:val="0"/>
          <w:iCs w:val="0"/>
        </w:rPr>
      </w:r>
      <w:r w:rsidR="00530F1C">
        <w:rPr>
          <w:rFonts w:asciiTheme="majorBidi" w:hAnsiTheme="majorBidi" w:cstheme="majorBidi"/>
          <w:i w:val="0"/>
          <w:iCs w:val="0"/>
        </w:rPr>
        <w:fldChar w:fldCharType="separate"/>
      </w:r>
      <w:r w:rsidR="00530F1C">
        <w:t xml:space="preserve">Equation </w:t>
      </w:r>
      <w:r w:rsidR="00530F1C" w:rsidRPr="00532D1B">
        <w:rPr>
          <w:cs/>
        </w:rPr>
        <w:t>‎</w:t>
      </w:r>
      <w:r w:rsidR="00530F1C">
        <w:t>3</w:t>
      </w:r>
      <w:r w:rsidR="00530F1C">
        <w:rPr>
          <w:rFonts w:asciiTheme="majorBidi" w:hAnsiTheme="majorBidi" w:cstheme="majorBidi"/>
          <w:i w:val="0"/>
          <w:iCs w:val="0"/>
        </w:rPr>
        <w:fldChar w:fldCharType="end"/>
      </w:r>
      <w:r w:rsidR="00530F1C" w:rsidRPr="00530F1C">
        <w:rPr>
          <w:rFonts w:asciiTheme="majorBidi" w:hAnsiTheme="majorBidi" w:cstheme="majorBidi"/>
        </w:rPr>
        <w:t>.</w:t>
      </w:r>
      <w:r w:rsidR="00530F1C" w:rsidRPr="00530F1C">
        <w:rPr>
          <w:rFonts w:asciiTheme="majorBidi" w:hAnsiTheme="majorBidi" w:cstheme="majorBidi"/>
          <w:i w:val="0"/>
          <w:iCs w:val="0"/>
        </w:rPr>
        <w:t xml:space="preserve"> </w:t>
      </w:r>
      <w:r w:rsidRPr="00530F1C">
        <w:rPr>
          <w:rFonts w:asciiTheme="majorBidi" w:hAnsiTheme="majorBidi" w:cstheme="majorBidi"/>
          <w:i w:val="0"/>
          <w:iCs w:val="0"/>
        </w:rPr>
        <w:t>with success defined as reaching a global minimum within 500 iterations. This exploration not only determines the ideal working regimes for the algorithm, but also urgent phase changes in algorithm behavior</w:t>
      </w:r>
      <w:r w:rsidR="00530F1C">
        <w:rPr>
          <w:rFonts w:asciiTheme="majorBidi" w:hAnsiTheme="majorBidi" w:cstheme="majorBidi"/>
          <w:i w:val="0"/>
          <w:iCs w:val="0"/>
        </w:rPr>
        <w:t xml:space="preserve">, </w:t>
      </w:r>
      <w:r w:rsidRPr="00530F1C">
        <w:rPr>
          <w:rFonts w:asciiTheme="majorBidi" w:hAnsiTheme="majorBidi" w:cstheme="majorBidi"/>
          <w:i w:val="0"/>
          <w:iCs w:val="0"/>
        </w:rPr>
        <w:t xml:space="preserve">particularly the steep drop in performance when </w:t>
      </w:r>
      <w:r w:rsidRPr="00530F1C">
        <w:rPr>
          <w:rFonts w:ascii="Cambria Math" w:hAnsi="Cambria Math" w:cstheme="majorBidi"/>
          <w:i w:val="0"/>
          <w:iCs w:val="0"/>
        </w:rPr>
        <w:t>λ</w:t>
      </w:r>
      <w:r w:rsidRPr="00530F1C">
        <w:rPr>
          <w:rFonts w:asciiTheme="majorBidi" w:hAnsiTheme="majorBidi" w:cstheme="majorBidi"/>
          <w:i w:val="0"/>
          <w:iCs w:val="0"/>
        </w:rPr>
        <w:t xml:space="preserve"> was greater than </w:t>
      </w:r>
      <w:r w:rsidRPr="00530F1C">
        <w:rPr>
          <w:rFonts w:ascii="Cambria Math" w:hAnsi="Cambria Math" w:cstheme="majorBidi"/>
          <w:i w:val="0"/>
          <w:iCs w:val="0"/>
        </w:rPr>
        <w:t>0.1</w:t>
      </w:r>
      <w:r w:rsidRPr="00530F1C">
        <w:rPr>
          <w:rFonts w:asciiTheme="majorBidi" w:hAnsiTheme="majorBidi" w:cstheme="majorBidi"/>
          <w:i w:val="0"/>
          <w:iCs w:val="0"/>
        </w:rPr>
        <w:t xml:space="preserve">, which is a clear sign of premature noise dissipating the search process. The landscape produced (Fig. </w:t>
      </w:r>
      <w:r w:rsidR="00CA66D4">
        <w:rPr>
          <w:rFonts w:asciiTheme="majorBidi" w:hAnsiTheme="majorBidi" w:cstheme="majorBidi"/>
          <w:i w:val="0"/>
          <w:iCs w:val="0"/>
        </w:rPr>
        <w:fldChar w:fldCharType="begin"/>
      </w:r>
      <w:r w:rsidR="00CA66D4">
        <w:rPr>
          <w:rFonts w:asciiTheme="majorBidi" w:hAnsiTheme="majorBidi" w:cstheme="majorBidi"/>
          <w:i w:val="0"/>
          <w:iCs w:val="0"/>
        </w:rPr>
        <w:instrText xml:space="preserve"> REF _Ref200542957 \h </w:instrText>
      </w:r>
      <w:r w:rsidR="00CA66D4">
        <w:rPr>
          <w:rFonts w:asciiTheme="majorBidi" w:hAnsiTheme="majorBidi" w:cstheme="majorBidi"/>
          <w:i w:val="0"/>
          <w:iCs w:val="0"/>
        </w:rPr>
      </w:r>
      <w:r w:rsidR="00CA66D4">
        <w:rPr>
          <w:rFonts w:asciiTheme="majorBidi" w:hAnsiTheme="majorBidi" w:cstheme="majorBidi"/>
          <w:i w:val="0"/>
          <w:iCs w:val="0"/>
        </w:rPr>
        <w:fldChar w:fldCharType="separate"/>
      </w:r>
      <w:r w:rsidR="00CA66D4" w:rsidRPr="00532D1B">
        <w:t xml:space="preserve">Figure </w:t>
      </w:r>
      <w:r w:rsidR="00CA66D4">
        <w:t>2</w:t>
      </w:r>
      <w:r w:rsidR="00CA66D4">
        <w:rPr>
          <w:rFonts w:asciiTheme="majorBidi" w:hAnsiTheme="majorBidi" w:cstheme="majorBidi"/>
          <w:i w:val="0"/>
          <w:iCs w:val="0"/>
        </w:rPr>
        <w:fldChar w:fldCharType="end"/>
      </w:r>
      <w:r w:rsidR="008D0B70" w:rsidRPr="00530F1C">
        <w:rPr>
          <w:rFonts w:asciiTheme="majorBidi" w:hAnsiTheme="majorBidi" w:cstheme="majorBidi"/>
          <w:i w:val="0"/>
          <w:iCs w:val="0"/>
        </w:rPr>
        <w:t xml:space="preserve"> and </w:t>
      </w:r>
      <w:r w:rsidR="00CA66D4">
        <w:rPr>
          <w:rFonts w:asciiTheme="majorBidi" w:hAnsiTheme="majorBidi" w:cstheme="majorBidi"/>
          <w:i w:val="0"/>
          <w:iCs w:val="0"/>
        </w:rPr>
        <w:fldChar w:fldCharType="begin"/>
      </w:r>
      <w:r w:rsidR="00CA66D4">
        <w:rPr>
          <w:rFonts w:asciiTheme="majorBidi" w:hAnsiTheme="majorBidi" w:cstheme="majorBidi"/>
          <w:i w:val="0"/>
          <w:iCs w:val="0"/>
        </w:rPr>
        <w:instrText xml:space="preserve"> REF _Ref200542972 \h </w:instrText>
      </w:r>
      <w:r w:rsidR="00CA66D4">
        <w:rPr>
          <w:rFonts w:asciiTheme="majorBidi" w:hAnsiTheme="majorBidi" w:cstheme="majorBidi"/>
          <w:i w:val="0"/>
          <w:iCs w:val="0"/>
        </w:rPr>
      </w:r>
      <w:r w:rsidR="00CA66D4">
        <w:rPr>
          <w:rFonts w:asciiTheme="majorBidi" w:hAnsiTheme="majorBidi" w:cstheme="majorBidi"/>
          <w:i w:val="0"/>
          <w:iCs w:val="0"/>
        </w:rPr>
        <w:fldChar w:fldCharType="separate"/>
      </w:r>
      <w:r w:rsidR="00CA66D4" w:rsidRPr="00CA66D4">
        <w:t xml:space="preserve">Figure </w:t>
      </w:r>
      <w:r w:rsidR="00CA66D4">
        <w:t>3</w:t>
      </w:r>
      <w:r w:rsidR="00CA66D4">
        <w:rPr>
          <w:rFonts w:asciiTheme="majorBidi" w:hAnsiTheme="majorBidi" w:cstheme="majorBidi"/>
          <w:i w:val="0"/>
          <w:iCs w:val="0"/>
        </w:rPr>
        <w:fldChar w:fldCharType="end"/>
      </w:r>
      <w:r w:rsidRPr="00530F1C">
        <w:rPr>
          <w:rFonts w:asciiTheme="majorBidi" w:hAnsiTheme="majorBidi" w:cstheme="majorBidi"/>
          <w:i w:val="0"/>
          <w:iCs w:val="0"/>
        </w:rPr>
        <w:t>) captures not only the theoretical tradeoffs between noise and accuracy, but meaningful forays into useful parameter choices that one could utilize for practice.</w:t>
      </w:r>
    </w:p>
    <w:p w14:paraId="46648792" w14:textId="77777777" w:rsidR="004701F4" w:rsidRPr="00532D1B" w:rsidRDefault="004701F4" w:rsidP="006F6D3D">
      <w:pPr>
        <w:jc w:val="left"/>
        <w:rPr>
          <w:noProof/>
        </w:rPr>
      </w:pPr>
    </w:p>
    <w:p w14:paraId="58A21F15" w14:textId="77777777" w:rsidR="008D0B70" w:rsidRPr="00532D1B" w:rsidRDefault="008D0B70" w:rsidP="006F6D3D">
      <w:pPr>
        <w:jc w:val="left"/>
        <w:rPr>
          <w:noProof/>
        </w:rPr>
      </w:pPr>
    </w:p>
    <w:p w14:paraId="60FDE794" w14:textId="2050D904" w:rsidR="008D0B70" w:rsidRPr="00532D1B" w:rsidRDefault="00AD1B37" w:rsidP="006F6D3D">
      <w:pPr>
        <w:jc w:val="left"/>
        <w:rPr>
          <w:noProof/>
        </w:rPr>
      </w:pPr>
      <w:r w:rsidRPr="00532D1B">
        <w:rPr>
          <w:noProof/>
        </w:rPr>
        <w:drawing>
          <wp:inline distT="0" distB="0" distL="0" distR="0" wp14:anchorId="4E7EF26E" wp14:editId="0BD197E4">
            <wp:extent cx="2833254" cy="2529363"/>
            <wp:effectExtent l="0" t="0" r="5715" b="4445"/>
            <wp:docPr id="2001947732" name="Picture 4" descr="A graph and diagram of a j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64058" name="Picture 4" descr="A graph and diagram of a joint&#10;&#10;AI-generated content may be incorrect."/>
                    <pic:cNvPicPr/>
                  </pic:nvPicPr>
                  <pic:blipFill rotWithShape="1">
                    <a:blip r:embed="rId13">
                      <a:extLst>
                        <a:ext uri="{28A0092B-C50C-407E-A947-70E740481C1C}">
                          <a14:useLocalDpi xmlns:a14="http://schemas.microsoft.com/office/drawing/2010/main" val="0"/>
                        </a:ext>
                      </a:extLst>
                    </a:blip>
                    <a:srcRect r="53052" b="-355"/>
                    <a:stretch/>
                  </pic:blipFill>
                  <pic:spPr bwMode="auto">
                    <a:xfrm>
                      <a:off x="0" y="0"/>
                      <a:ext cx="2844681" cy="2539564"/>
                    </a:xfrm>
                    <a:prstGeom prst="rect">
                      <a:avLst/>
                    </a:prstGeom>
                    <a:ln>
                      <a:noFill/>
                    </a:ln>
                    <a:extLst>
                      <a:ext uri="{53640926-AAD7-44D8-BBD7-CCE9431645EC}">
                        <a14:shadowObscured xmlns:a14="http://schemas.microsoft.com/office/drawing/2010/main"/>
                      </a:ext>
                    </a:extLst>
                  </pic:spPr>
                </pic:pic>
              </a:graphicData>
            </a:graphic>
          </wp:inline>
        </w:drawing>
      </w:r>
    </w:p>
    <w:p w14:paraId="66E44170" w14:textId="053008BD" w:rsidR="00530F1C" w:rsidRPr="00532D1B" w:rsidRDefault="00530F1C" w:rsidP="00530F1C">
      <w:pPr>
        <w:pStyle w:val="tablefootnote"/>
        <w:numPr>
          <w:ilvl w:val="0"/>
          <w:numId w:val="31"/>
        </w:numPr>
        <w:jc w:val="center"/>
      </w:pPr>
      <w:r w:rsidRPr="008D0B70">
        <w:rPr>
          <w:noProof/>
        </w:rPr>
        <w:t>Algorithm performance shows peak success (85%) at λ = 0.05 (red dashed line). Sharp decline for λ &gt; 0.1 indicates excessive noise decay prevents adequate exploration</w:t>
      </w:r>
      <w:r w:rsidRPr="00532D1B">
        <w:rPr>
          <w:noProof/>
        </w:rPr>
        <w:t>.</w:t>
      </w:r>
    </w:p>
    <w:p w14:paraId="5DAF5854" w14:textId="2B3D44C3" w:rsidR="00530F1C" w:rsidRPr="00532D1B" w:rsidRDefault="00530F1C" w:rsidP="00CA66D4">
      <w:pPr>
        <w:pStyle w:val="figurecaption"/>
        <w:keepNext/>
        <w:numPr>
          <w:ilvl w:val="0"/>
          <w:numId w:val="0"/>
        </w:numPr>
        <w:ind w:left="360"/>
      </w:pPr>
      <w:bookmarkStart w:id="36" w:name="_Ref200542957"/>
      <w:r w:rsidRPr="00532D1B">
        <w:t xml:space="preserve">Figure </w:t>
      </w:r>
      <w:r w:rsidR="00CA66D4">
        <w:fldChar w:fldCharType="begin"/>
      </w:r>
      <w:r w:rsidR="00CA66D4">
        <w:instrText xml:space="preserve"> SEQ Figure \* ARABIC </w:instrText>
      </w:r>
      <w:r w:rsidR="00CA66D4">
        <w:fldChar w:fldCharType="separate"/>
      </w:r>
      <w:r w:rsidR="00BC5019">
        <w:t>2</w:t>
      </w:r>
      <w:r w:rsidR="00CA66D4">
        <w:fldChar w:fldCharType="end"/>
      </w:r>
      <w:bookmarkEnd w:id="36"/>
      <w:r w:rsidR="00CA66D4">
        <w:t xml:space="preserve"> </w:t>
      </w:r>
      <w:r w:rsidRPr="00532D1B">
        <w:t xml:space="preserve"> </w:t>
      </w:r>
      <w:r w:rsidR="00CA66D4" w:rsidRPr="00532D1B">
        <w:t>Success Rate vs. Noise Decay Rate (λ) at Fixed Initial Noise (σ₀ = 1.0</w:t>
      </w:r>
      <w:r w:rsidR="00CA66D4">
        <w:t>)</w:t>
      </w:r>
    </w:p>
    <w:p w14:paraId="05A81604" w14:textId="4BB56755" w:rsidR="008D0B70" w:rsidRPr="008D0B70" w:rsidRDefault="008D0B70" w:rsidP="00530F1C">
      <w:pPr>
        <w:jc w:val="left"/>
        <w:rPr>
          <w:noProof/>
        </w:rPr>
      </w:pPr>
    </w:p>
    <w:p w14:paraId="2796F318" w14:textId="77777777" w:rsidR="008D0B70" w:rsidRPr="00532D1B" w:rsidRDefault="008D0B70" w:rsidP="006F6D3D">
      <w:pPr>
        <w:jc w:val="left"/>
        <w:rPr>
          <w:noProof/>
        </w:rPr>
      </w:pPr>
    </w:p>
    <w:p w14:paraId="0E632118" w14:textId="77777777" w:rsidR="008D0B70" w:rsidRPr="00532D1B" w:rsidRDefault="008D0B70" w:rsidP="006F6D3D">
      <w:pPr>
        <w:jc w:val="left"/>
        <w:rPr>
          <w:noProof/>
        </w:rPr>
      </w:pPr>
    </w:p>
    <w:p w14:paraId="3114A56F" w14:textId="77777777" w:rsidR="008D0B70" w:rsidRPr="00532D1B" w:rsidRDefault="008D0B70" w:rsidP="006F6D3D">
      <w:pPr>
        <w:jc w:val="left"/>
        <w:rPr>
          <w:noProof/>
        </w:rPr>
      </w:pPr>
    </w:p>
    <w:p w14:paraId="55C745FA" w14:textId="7D0FC4CD" w:rsidR="004701F4" w:rsidRPr="00532D1B" w:rsidRDefault="00AD1B37" w:rsidP="006F6D3D">
      <w:pPr>
        <w:jc w:val="left"/>
        <w:rPr>
          <w:noProof/>
        </w:rPr>
      </w:pPr>
      <w:r w:rsidRPr="00532D1B">
        <w:rPr>
          <w:noProof/>
        </w:rPr>
        <w:drawing>
          <wp:inline distT="0" distB="0" distL="0" distR="0" wp14:anchorId="574B3CF5" wp14:editId="05862233">
            <wp:extent cx="2847109" cy="2224897"/>
            <wp:effectExtent l="0" t="0" r="0" b="4445"/>
            <wp:docPr id="1554464058" name="Picture 4" descr="A graph and diagram of a j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64058" name="Picture 4" descr="A graph and diagram of a joint&#10;&#10;AI-generated content may be incorrect."/>
                    <pic:cNvPicPr/>
                  </pic:nvPicPr>
                  <pic:blipFill rotWithShape="1">
                    <a:blip r:embed="rId13">
                      <a:extLst>
                        <a:ext uri="{28A0092B-C50C-407E-A947-70E740481C1C}">
                          <a14:useLocalDpi xmlns:a14="http://schemas.microsoft.com/office/drawing/2010/main" val="0"/>
                        </a:ext>
                      </a:extLst>
                    </a:blip>
                    <a:srcRect l="46556"/>
                    <a:stretch/>
                  </pic:blipFill>
                  <pic:spPr bwMode="auto">
                    <a:xfrm>
                      <a:off x="0" y="0"/>
                      <a:ext cx="2862358" cy="2236814"/>
                    </a:xfrm>
                    <a:prstGeom prst="rect">
                      <a:avLst/>
                    </a:prstGeom>
                    <a:ln>
                      <a:noFill/>
                    </a:ln>
                    <a:extLst>
                      <a:ext uri="{53640926-AAD7-44D8-BBD7-CCE9431645EC}">
                        <a14:shadowObscured xmlns:a14="http://schemas.microsoft.com/office/drawing/2010/main"/>
                      </a:ext>
                    </a:extLst>
                  </pic:spPr>
                </pic:pic>
              </a:graphicData>
            </a:graphic>
          </wp:inline>
        </w:drawing>
      </w:r>
    </w:p>
    <w:p w14:paraId="3998C4B7" w14:textId="20F0B1EA" w:rsidR="00CA66D4" w:rsidRPr="00532D1B" w:rsidRDefault="00CA66D4" w:rsidP="00CA66D4">
      <w:pPr>
        <w:pStyle w:val="tablefootnote"/>
        <w:numPr>
          <w:ilvl w:val="0"/>
          <w:numId w:val="32"/>
        </w:numPr>
        <w:jc w:val="center"/>
      </w:pPr>
      <w:r w:rsidRPr="00532D1B">
        <w:rPr>
          <w:noProof/>
        </w:rPr>
        <w:t>Contour plot reveals optimal operating region (yellow) near (λ, σ₀) = (0.05, 1.0) (red star). Performance remains robust (±5% success rate) within the white contour boundaries.</w:t>
      </w:r>
    </w:p>
    <w:p w14:paraId="192EDB0F" w14:textId="23F6349D" w:rsidR="00FA6560" w:rsidRPr="00532D1B" w:rsidRDefault="00CA66D4" w:rsidP="00CA66D4">
      <w:pPr>
        <w:pStyle w:val="figurecaption"/>
        <w:keepNext/>
        <w:numPr>
          <w:ilvl w:val="0"/>
          <w:numId w:val="0"/>
        </w:numPr>
        <w:ind w:left="360"/>
      </w:pPr>
      <w:bookmarkStart w:id="37" w:name="_Ref200542972"/>
      <w:bookmarkStart w:id="38" w:name="_Ref200545473"/>
      <w:r w:rsidRPr="00CA66D4">
        <w:t xml:space="preserve">Figure </w:t>
      </w:r>
      <w:r>
        <w:fldChar w:fldCharType="begin"/>
      </w:r>
      <w:r>
        <w:instrText xml:space="preserve"> SEQ Figure \* ARABIC </w:instrText>
      </w:r>
      <w:r>
        <w:fldChar w:fldCharType="separate"/>
      </w:r>
      <w:r w:rsidR="00BC5019">
        <w:t>3</w:t>
      </w:r>
      <w:r>
        <w:fldChar w:fldCharType="end"/>
      </w:r>
      <w:bookmarkEnd w:id="37"/>
      <w:r>
        <w:t xml:space="preserve"> </w:t>
      </w:r>
      <w:r w:rsidRPr="00CA66D4">
        <w:t>Success Rate Landscape Across (λ, σ₀) Parameter Space</w:t>
      </w:r>
      <w:bookmarkEnd w:id="38"/>
    </w:p>
    <w:p w14:paraId="6A479175" w14:textId="77777777" w:rsidR="00FA6560" w:rsidRPr="00532D1B" w:rsidRDefault="00FA6560" w:rsidP="006F6D3D">
      <w:pPr>
        <w:jc w:val="left"/>
        <w:rPr>
          <w:noProof/>
        </w:rPr>
      </w:pPr>
    </w:p>
    <w:p w14:paraId="5D2FFD09" w14:textId="46064594" w:rsidR="00FA6560" w:rsidRPr="00532D1B" w:rsidRDefault="008D0B70" w:rsidP="00CA66D4">
      <w:pPr>
        <w:pStyle w:val="Heading4"/>
      </w:pPr>
      <w:r w:rsidRPr="00532D1B">
        <w:t>Trajectory</w:t>
      </w:r>
      <w:r w:rsidR="00CA66D4">
        <w:t xml:space="preserve"> </w:t>
      </w:r>
      <w:r w:rsidRPr="00532D1B">
        <w:t>Analysis</w:t>
      </w:r>
      <w:r w:rsidR="00CA66D4">
        <w:t>:</w:t>
      </w:r>
      <w:r w:rsidR="00CA66D4" w:rsidRPr="00CA66D4">
        <w:t xml:space="preserve"> </w:t>
      </w:r>
      <w:r w:rsidR="00CA66D4" w:rsidRPr="00CA66D4">
        <w:fldChar w:fldCharType="begin"/>
      </w:r>
      <w:r w:rsidR="00CA66D4" w:rsidRPr="00CA66D4">
        <w:instrText xml:space="preserve"> REF _Ref200543234 \h </w:instrText>
      </w:r>
      <w:r w:rsidR="00CA66D4" w:rsidRPr="00CA66D4">
        <w:instrText xml:space="preserve"> \* MERGEFORMAT </w:instrText>
      </w:r>
      <w:r w:rsidR="00CA66D4" w:rsidRPr="00CA66D4">
        <w:fldChar w:fldCharType="separate"/>
      </w:r>
      <w:r w:rsidR="00CA66D4" w:rsidRPr="00CA66D4">
        <w:rPr>
          <w:color w:val="000000" w:themeColor="text1"/>
        </w:rPr>
        <w:t>Figure 4</w:t>
      </w:r>
      <w:r w:rsidR="00CA66D4" w:rsidRPr="00CA66D4">
        <w:fldChar w:fldCharType="end"/>
      </w:r>
      <w:r w:rsidR="00CA66D4">
        <w:rPr>
          <w:i w:val="0"/>
          <w:iCs w:val="0"/>
        </w:rPr>
        <w:t xml:space="preserve"> </w:t>
      </w:r>
      <w:r w:rsidR="00CA66D4" w:rsidRPr="00CA66D4">
        <w:rPr>
          <w:i w:val="0"/>
          <w:iCs w:val="0"/>
        </w:rPr>
        <w:t>illustrates the optimization paths on the Rosenbrock function, showing how our hybrid method (in blue) can escape local minima by using noise to explore the surroundings and then converge, while GD (in red) halts in the parabolic region. This geometric behavior explains why the hybrid method obtains a far superior success</w:t>
      </w:r>
      <w:r w:rsidR="00CA66D4">
        <w:rPr>
          <w:i w:val="0"/>
          <w:iCs w:val="0"/>
        </w:rPr>
        <w:t xml:space="preserve"> </w:t>
      </w:r>
      <w:r w:rsidR="00CA66D4" w:rsidRPr="00CA66D4">
        <w:rPr>
          <w:i w:val="0"/>
          <w:iCs w:val="0"/>
        </w:rPr>
        <w:t>rate, as reported in Table 1</w:t>
      </w:r>
      <w:r w:rsidR="00CA66D4">
        <w:rPr>
          <w:i w:val="0"/>
          <w:iCs w:val="0"/>
        </w:rPr>
        <w:t>.</w:t>
      </w:r>
      <w:r w:rsidR="00CA66D4">
        <w:rPr>
          <w:i w:val="0"/>
          <w:iCs w:val="0"/>
        </w:rPr>
        <w:br/>
      </w:r>
      <w:r w:rsidR="00CA66D4">
        <w:rPr>
          <w:i w:val="0"/>
          <w:iCs w:val="0"/>
        </w:rPr>
        <w:br/>
      </w:r>
      <w:r w:rsidR="00CA66D4">
        <w:rPr>
          <w:i w:val="0"/>
          <w:iCs w:val="0"/>
        </w:rPr>
        <w:br/>
      </w:r>
      <w:r w:rsidRPr="00CA66D4">
        <w:rPr>
          <w:i w:val="0"/>
          <w:iCs w:val="0"/>
        </w:rPr>
        <w:drawing>
          <wp:inline distT="0" distB="0" distL="0" distR="0" wp14:anchorId="26BA4973" wp14:editId="0D839B8A">
            <wp:extent cx="3195955" cy="3306445"/>
            <wp:effectExtent l="0" t="0" r="4445" b="8255"/>
            <wp:docPr id="1324044378" name="Picture 5" descr="A graph of a graph with a colorful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4378" name="Picture 5" descr="A graph of a graph with a colorful curv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95955" cy="3306445"/>
                    </a:xfrm>
                    <a:prstGeom prst="rect">
                      <a:avLst/>
                    </a:prstGeom>
                  </pic:spPr>
                </pic:pic>
              </a:graphicData>
            </a:graphic>
          </wp:inline>
        </w:drawing>
      </w:r>
    </w:p>
    <w:p w14:paraId="39BA7A81" w14:textId="77777777" w:rsidR="00FA6560" w:rsidRPr="00532D1B" w:rsidRDefault="00FA6560" w:rsidP="006F6D3D">
      <w:pPr>
        <w:jc w:val="left"/>
        <w:rPr>
          <w:noProof/>
        </w:rPr>
      </w:pPr>
    </w:p>
    <w:p w14:paraId="1E53C4B4" w14:textId="3C99A4AB" w:rsidR="00CA66D4" w:rsidRPr="00532D1B" w:rsidRDefault="00CA66D4" w:rsidP="00CA66D4">
      <w:pPr>
        <w:pStyle w:val="tablefootnote"/>
        <w:numPr>
          <w:ilvl w:val="0"/>
          <w:numId w:val="32"/>
        </w:numPr>
        <w:jc w:val="center"/>
      </w:pPr>
      <w:r w:rsidRPr="00532D1B">
        <w:rPr>
          <w:noProof/>
        </w:rPr>
        <w:t>Optimization paths on the Rosenbrock function (log-scaled) demonstrate the hybrid method's (blue) ability to escape local minima while GD (red) stagnates. The global minimum is at (1,1).</w:t>
      </w:r>
    </w:p>
    <w:p w14:paraId="3DB6C2C9" w14:textId="7276788C" w:rsidR="008D0B70" w:rsidRPr="008D0B70" w:rsidRDefault="00CA66D4" w:rsidP="00CA66D4">
      <w:pPr>
        <w:pStyle w:val="Caption"/>
        <w:jc w:val="both"/>
        <w:rPr>
          <w:i w:val="0"/>
          <w:iCs w:val="0"/>
          <w:noProof/>
          <w:color w:val="000000" w:themeColor="text1"/>
          <w:sz w:val="16"/>
          <w:szCs w:val="16"/>
        </w:rPr>
      </w:pPr>
      <w:bookmarkStart w:id="39" w:name="_Ref200543234"/>
      <w:bookmarkStart w:id="40" w:name="_Ref200545633"/>
      <w:r w:rsidRPr="00CA66D4">
        <w:rPr>
          <w:i w:val="0"/>
          <w:iCs w:val="0"/>
          <w:color w:val="000000" w:themeColor="text1"/>
          <w:sz w:val="16"/>
          <w:szCs w:val="16"/>
        </w:rPr>
        <w:t xml:space="preserve">Figure </w:t>
      </w:r>
      <w:r w:rsidRPr="00CA66D4">
        <w:rPr>
          <w:i w:val="0"/>
          <w:iCs w:val="0"/>
          <w:color w:val="000000" w:themeColor="text1"/>
          <w:sz w:val="16"/>
          <w:szCs w:val="16"/>
        </w:rPr>
        <w:fldChar w:fldCharType="begin"/>
      </w:r>
      <w:r w:rsidRPr="00CA66D4">
        <w:rPr>
          <w:i w:val="0"/>
          <w:iCs w:val="0"/>
          <w:color w:val="000000" w:themeColor="text1"/>
          <w:sz w:val="16"/>
          <w:szCs w:val="16"/>
        </w:rPr>
        <w:instrText xml:space="preserve"> SEQ Figure \* ARABIC </w:instrText>
      </w:r>
      <w:r w:rsidRPr="00CA66D4">
        <w:rPr>
          <w:i w:val="0"/>
          <w:iCs w:val="0"/>
          <w:color w:val="000000" w:themeColor="text1"/>
          <w:sz w:val="16"/>
          <w:szCs w:val="16"/>
        </w:rPr>
        <w:fldChar w:fldCharType="separate"/>
      </w:r>
      <w:r w:rsidR="00BC5019">
        <w:rPr>
          <w:i w:val="0"/>
          <w:iCs w:val="0"/>
          <w:noProof/>
          <w:color w:val="000000" w:themeColor="text1"/>
          <w:sz w:val="16"/>
          <w:szCs w:val="16"/>
        </w:rPr>
        <w:t>4</w:t>
      </w:r>
      <w:r w:rsidRPr="00CA66D4">
        <w:rPr>
          <w:i w:val="0"/>
          <w:iCs w:val="0"/>
          <w:color w:val="000000" w:themeColor="text1"/>
          <w:sz w:val="16"/>
          <w:szCs w:val="16"/>
        </w:rPr>
        <w:fldChar w:fldCharType="end"/>
      </w:r>
      <w:bookmarkEnd w:id="39"/>
      <w:r w:rsidRPr="00CA66D4">
        <w:rPr>
          <w:i w:val="0"/>
          <w:iCs w:val="0"/>
          <w:color w:val="000000" w:themeColor="text1"/>
          <w:sz w:val="16"/>
          <w:szCs w:val="16"/>
        </w:rPr>
        <w:t xml:space="preserve"> </w:t>
      </w:r>
      <w:r w:rsidRPr="008D0B70">
        <w:rPr>
          <w:i w:val="0"/>
          <w:iCs w:val="0"/>
          <w:noProof/>
          <w:color w:val="000000" w:themeColor="text1"/>
          <w:sz w:val="16"/>
          <w:szCs w:val="16"/>
        </w:rPr>
        <w:t>Trajectory Visualization in Nonconvex Landscape</w:t>
      </w:r>
      <w:bookmarkEnd w:id="40"/>
      <w:r w:rsidRPr="00CA66D4">
        <w:rPr>
          <w:i w:val="0"/>
          <w:iCs w:val="0"/>
          <w:color w:val="000000" w:themeColor="text1"/>
          <w:sz w:val="16"/>
          <w:szCs w:val="16"/>
        </w:rPr>
        <w:t xml:space="preserve"> </w:t>
      </w:r>
    </w:p>
    <w:p w14:paraId="6D3AEEBC" w14:textId="1A70BC62" w:rsidR="00FA6560" w:rsidRPr="00532D1B" w:rsidRDefault="00FA6560" w:rsidP="008D0B70">
      <w:pPr>
        <w:jc w:val="left"/>
        <w:rPr>
          <w:noProof/>
        </w:rPr>
      </w:pPr>
    </w:p>
    <w:p w14:paraId="2D44B2C1" w14:textId="77777777" w:rsidR="008D0B70" w:rsidRPr="00532D1B" w:rsidRDefault="008D0B70" w:rsidP="008D0B70">
      <w:pPr>
        <w:jc w:val="left"/>
        <w:rPr>
          <w:noProof/>
        </w:rPr>
      </w:pPr>
    </w:p>
    <w:p w14:paraId="4CF3A1B7" w14:textId="4CB6CE78" w:rsidR="008D0B70" w:rsidRPr="00532D1B" w:rsidRDefault="008D0B70" w:rsidP="00CA66D4">
      <w:pPr>
        <w:pStyle w:val="Heading4"/>
      </w:pPr>
      <w:r w:rsidRPr="00532D1B">
        <w:t xml:space="preserve">Noise Schedule Visualization: </w:t>
      </w:r>
      <w:r w:rsidR="00532D1B" w:rsidRPr="00532D1B">
        <w:rPr>
          <w:i w:val="0"/>
          <w:iCs w:val="0"/>
        </w:rPr>
        <w:t>The performance of the hybrid algorithm is determined by an adaptive noise schedule in the form of</w:t>
      </w:r>
      <w:r w:rsidR="00CA66D4">
        <w:rPr>
          <w:i w:val="0"/>
          <w:iCs w:val="0"/>
        </w:rPr>
        <w:t xml:space="preserve"> </w:t>
      </w:r>
      <m:oMath>
        <m:r>
          <m:rPr>
            <m:sty m:val="p"/>
          </m:rPr>
          <w:rPr>
            <w:rFonts w:ascii="Cambria Math" w:hAnsi="Cambria Math"/>
          </w:rPr>
          <m:t>σₜ = σ₀</m:t>
        </m:r>
        <m:sSup>
          <m:sSupPr>
            <m:ctrlPr>
              <w:rPr>
                <w:rFonts w:ascii="Cambria Math" w:hAnsi="Cambria Math"/>
                <w:i w:val="0"/>
                <w:iCs w:val="0"/>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hAnsi="Cambria Math"/>
              </w:rPr>
              <m:t>t}</m:t>
            </m:r>
          </m:sup>
        </m:sSup>
      </m:oMath>
      <w:r w:rsidR="00CA66D4">
        <w:t xml:space="preserve">. </w:t>
      </w:r>
      <w:r w:rsidR="00532D1B" w:rsidRPr="00CA66D4">
        <w:rPr>
          <w:i w:val="0"/>
          <w:iCs w:val="0"/>
        </w:rPr>
        <w:t xml:space="preserve">In </w:t>
      </w:r>
      <w:r w:rsidR="00D3068A" w:rsidRPr="00D3068A">
        <w:fldChar w:fldCharType="begin"/>
      </w:r>
      <w:r w:rsidR="00D3068A" w:rsidRPr="00D3068A">
        <w:instrText xml:space="preserve"> REF _Ref200544241 \h </w:instrText>
      </w:r>
      <w:r w:rsidR="00D3068A" w:rsidRPr="00D3068A">
        <w:instrText xml:space="preserve"> \* MERGEFORMAT </w:instrText>
      </w:r>
      <w:r w:rsidR="00D3068A" w:rsidRPr="00D3068A">
        <w:fldChar w:fldCharType="separate"/>
      </w:r>
      <w:r w:rsidR="00D3068A" w:rsidRPr="00D3068A">
        <w:rPr>
          <w:color w:val="000000" w:themeColor="text1"/>
        </w:rPr>
        <w:t>Figure 5</w:t>
      </w:r>
      <w:r w:rsidR="00D3068A" w:rsidRPr="00D3068A">
        <w:fldChar w:fldCharType="end"/>
      </w:r>
      <w:r w:rsidR="00D3068A">
        <w:rPr>
          <w:i w:val="0"/>
          <w:iCs w:val="0"/>
        </w:rPr>
        <w:t xml:space="preserve"> </w:t>
      </w:r>
      <w:r w:rsidR="00532D1B" w:rsidRPr="00CA66D4">
        <w:rPr>
          <w:i w:val="0"/>
          <w:iCs w:val="0"/>
        </w:rPr>
        <w:t>we quantify this important mechanism by measuring the degree of controlled noise decay that connects exploration to convergence. The exponential form of the schedule allows aggressive sampling in the early stages, (t &lt; 50), while providing stability in later iterations.</w:t>
      </w:r>
    </w:p>
    <w:p w14:paraId="0F08B7F7" w14:textId="120B7829" w:rsidR="00FA6560" w:rsidRPr="00532D1B" w:rsidRDefault="00532D1B" w:rsidP="006F6D3D">
      <w:pPr>
        <w:jc w:val="left"/>
        <w:rPr>
          <w:noProof/>
        </w:rPr>
      </w:pPr>
      <w:r w:rsidRPr="00532D1B">
        <w:rPr>
          <w:noProof/>
        </w:rPr>
        <w:drawing>
          <wp:inline distT="0" distB="0" distL="0" distR="0" wp14:anchorId="5D0D6C66" wp14:editId="3978EC33">
            <wp:extent cx="3195955" cy="1830070"/>
            <wp:effectExtent l="0" t="0" r="4445" b="0"/>
            <wp:docPr id="894716019" name="Picture 6" descr="A graph of a normal noise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16019" name="Picture 6" descr="A graph of a normal noise schedu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195955" cy="1830070"/>
                    </a:xfrm>
                    <a:prstGeom prst="rect">
                      <a:avLst/>
                    </a:prstGeom>
                  </pic:spPr>
                </pic:pic>
              </a:graphicData>
            </a:graphic>
          </wp:inline>
        </w:drawing>
      </w:r>
    </w:p>
    <w:p w14:paraId="7DD0D833" w14:textId="77777777" w:rsidR="00FA6560" w:rsidRPr="00532D1B" w:rsidRDefault="00FA6560" w:rsidP="006F6D3D">
      <w:pPr>
        <w:jc w:val="left"/>
        <w:rPr>
          <w:noProof/>
        </w:rPr>
      </w:pPr>
    </w:p>
    <w:p w14:paraId="483B350A" w14:textId="1DDED2BE" w:rsidR="00BC5019" w:rsidRPr="00532D1B" w:rsidRDefault="00BC5019" w:rsidP="00BC5019">
      <w:pPr>
        <w:pStyle w:val="tablefootnote"/>
        <w:numPr>
          <w:ilvl w:val="0"/>
          <w:numId w:val="33"/>
        </w:numPr>
        <w:jc w:val="both"/>
      </w:pPr>
      <w:r w:rsidRPr="00532D1B">
        <w:rPr>
          <w:noProof/>
        </w:rPr>
        <w:t xml:space="preserve">Exponential decay of noise magnitude (σₜ) with iterations (t) for σ₀=1.0 and λ=0.05. Shaded region highlights the exploration-dominant phase (σₜ &gt; 0.5), accounting for 85% of successful escapes from local minima (see </w:t>
      </w:r>
      <w:r>
        <w:rPr>
          <w:noProof/>
        </w:rPr>
        <w:fldChar w:fldCharType="begin"/>
      </w:r>
      <w:r>
        <w:rPr>
          <w:noProof/>
        </w:rPr>
        <w:instrText xml:space="preserve"> REF _Ref200543234 \h </w:instrText>
      </w:r>
      <w:r>
        <w:rPr>
          <w:noProof/>
        </w:rPr>
      </w:r>
      <w:r>
        <w:rPr>
          <w:noProof/>
        </w:rPr>
        <w:instrText xml:space="preserve"> \* MERGEFORMAT </w:instrText>
      </w:r>
      <w:r>
        <w:rPr>
          <w:noProof/>
        </w:rPr>
        <w:fldChar w:fldCharType="separate"/>
      </w:r>
      <w:r w:rsidRPr="00BC5019">
        <w:rPr>
          <w:noProof/>
        </w:rPr>
        <w:t>Figure 4</w:t>
      </w:r>
      <w:r>
        <w:rPr>
          <w:noProof/>
        </w:rPr>
        <w:fldChar w:fldCharType="end"/>
      </w:r>
      <w:r w:rsidRPr="00532D1B">
        <w:rPr>
          <w:noProof/>
        </w:rPr>
        <w:t>). Optimal decay rate λ was determined via sensitivity analysi</w:t>
      </w:r>
      <w:r>
        <w:rPr>
          <w:noProof/>
        </w:rPr>
        <w:t>s (</w:t>
      </w:r>
      <w:r>
        <w:rPr>
          <w:noProof/>
        </w:rPr>
        <w:fldChar w:fldCharType="begin"/>
      </w:r>
      <w:r>
        <w:rPr>
          <w:noProof/>
        </w:rPr>
        <w:instrText xml:space="preserve"> REF _Ref200542972 \h </w:instrText>
      </w:r>
      <w:r>
        <w:rPr>
          <w:noProof/>
        </w:rPr>
      </w:r>
      <w:r>
        <w:rPr>
          <w:noProof/>
        </w:rPr>
        <w:fldChar w:fldCharType="separate"/>
      </w:r>
      <w:r w:rsidRPr="00CA66D4">
        <w:t xml:space="preserve">Figure </w:t>
      </w:r>
      <w:r>
        <w:rPr>
          <w:noProof/>
        </w:rPr>
        <w:t>3</w:t>
      </w:r>
      <w:r>
        <w:rPr>
          <w:noProof/>
        </w:rPr>
        <w:fldChar w:fldCharType="end"/>
      </w:r>
      <w:r>
        <w:rPr>
          <w:noProof/>
        </w:rPr>
        <w:t>)</w:t>
      </w:r>
      <w:r w:rsidRPr="00532D1B">
        <w:rPr>
          <w:noProof/>
        </w:rPr>
        <w:t>.</w:t>
      </w:r>
    </w:p>
    <w:p w14:paraId="55BE120D" w14:textId="1DA33F03" w:rsidR="00FA6560" w:rsidRPr="00BC5019" w:rsidRDefault="00BC5019" w:rsidP="00BC5019">
      <w:pPr>
        <w:pStyle w:val="Caption"/>
        <w:jc w:val="both"/>
        <w:rPr>
          <w:i w:val="0"/>
          <w:iCs w:val="0"/>
          <w:color w:val="000000" w:themeColor="text1"/>
          <w:sz w:val="14"/>
          <w:szCs w:val="14"/>
        </w:rPr>
      </w:pPr>
      <w:bookmarkStart w:id="41" w:name="_Ref200544241"/>
      <w:bookmarkStart w:id="42" w:name="_Ref200545316"/>
      <w:r w:rsidRPr="00BC5019">
        <w:rPr>
          <w:i w:val="0"/>
          <w:iCs w:val="0"/>
          <w:color w:val="000000" w:themeColor="text1"/>
          <w:sz w:val="16"/>
          <w:szCs w:val="16"/>
        </w:rPr>
        <w:t xml:space="preserve">Figure </w:t>
      </w:r>
      <w:r w:rsidRPr="00BC5019">
        <w:rPr>
          <w:i w:val="0"/>
          <w:iCs w:val="0"/>
          <w:color w:val="000000" w:themeColor="text1"/>
          <w:sz w:val="16"/>
          <w:szCs w:val="16"/>
        </w:rPr>
        <w:fldChar w:fldCharType="begin"/>
      </w:r>
      <w:r w:rsidRPr="00BC5019">
        <w:rPr>
          <w:i w:val="0"/>
          <w:iCs w:val="0"/>
          <w:color w:val="000000" w:themeColor="text1"/>
          <w:sz w:val="16"/>
          <w:szCs w:val="16"/>
        </w:rPr>
        <w:instrText xml:space="preserve"> SEQ Figure \* ARABIC </w:instrText>
      </w:r>
      <w:r w:rsidRPr="00BC5019">
        <w:rPr>
          <w:i w:val="0"/>
          <w:iCs w:val="0"/>
          <w:color w:val="000000" w:themeColor="text1"/>
          <w:sz w:val="16"/>
          <w:szCs w:val="16"/>
        </w:rPr>
        <w:fldChar w:fldCharType="separate"/>
      </w:r>
      <w:r w:rsidRPr="00BC5019">
        <w:rPr>
          <w:i w:val="0"/>
          <w:iCs w:val="0"/>
          <w:noProof/>
          <w:color w:val="000000" w:themeColor="text1"/>
          <w:sz w:val="16"/>
          <w:szCs w:val="16"/>
        </w:rPr>
        <w:t>5</w:t>
      </w:r>
      <w:r w:rsidRPr="00BC5019">
        <w:rPr>
          <w:i w:val="0"/>
          <w:iCs w:val="0"/>
          <w:color w:val="000000" w:themeColor="text1"/>
          <w:sz w:val="16"/>
          <w:szCs w:val="16"/>
        </w:rPr>
        <w:fldChar w:fldCharType="end"/>
      </w:r>
      <w:bookmarkEnd w:id="41"/>
      <w:r>
        <w:rPr>
          <w:i w:val="0"/>
          <w:iCs w:val="0"/>
          <w:color w:val="000000" w:themeColor="text1"/>
          <w:sz w:val="16"/>
          <w:szCs w:val="16"/>
        </w:rPr>
        <w:t xml:space="preserve"> </w:t>
      </w:r>
      <w:r w:rsidRPr="00BC5019">
        <w:rPr>
          <w:i w:val="0"/>
          <w:iCs w:val="0"/>
          <w:color w:val="000000" w:themeColor="text1"/>
          <w:sz w:val="16"/>
          <w:szCs w:val="16"/>
        </w:rPr>
        <w:t>Adaptive Noise Schedule Dynamics</w:t>
      </w:r>
      <w:bookmarkEnd w:id="42"/>
    </w:p>
    <w:p w14:paraId="6EEF36F3" w14:textId="77777777" w:rsidR="004701F4" w:rsidRPr="00532D1B" w:rsidRDefault="004701F4" w:rsidP="006F6D3D">
      <w:pPr>
        <w:jc w:val="left"/>
        <w:rPr>
          <w:i/>
          <w:iCs/>
          <w:noProof/>
        </w:rPr>
      </w:pPr>
    </w:p>
    <w:p w14:paraId="3ED5C486" w14:textId="360028D4" w:rsidR="009303D9" w:rsidRDefault="004701F4" w:rsidP="00ED0149">
      <w:pPr>
        <w:pStyle w:val="Heading2"/>
      </w:pPr>
      <w:r w:rsidRPr="00532D1B">
        <w:t>Discussion</w:t>
      </w:r>
    </w:p>
    <w:p w14:paraId="471EA122" w14:textId="1B98D2FC" w:rsidR="005353FE" w:rsidRDefault="005353FE" w:rsidP="005353FE">
      <w:pPr>
        <w:pStyle w:val="Heading4"/>
      </w:pPr>
      <w:r>
        <w:t xml:space="preserve">Significance of the Results </w:t>
      </w:r>
    </w:p>
    <w:p w14:paraId="316F0AA2" w14:textId="571E7941" w:rsidR="00D3068A" w:rsidRDefault="00D3068A" w:rsidP="00D3068A">
      <w:pPr>
        <w:jc w:val="both"/>
      </w:pPr>
      <w:r>
        <w:t xml:space="preserve">The hybrid GD-LMC algorithm achieves an 85% success rate </w:t>
      </w:r>
      <w:r w:rsidR="00B04FBF">
        <w:t xml:space="preserve">as shown </w:t>
      </w:r>
      <w:r>
        <w:t xml:space="preserve">in </w:t>
      </w:r>
      <w:r w:rsidR="00B04FBF">
        <w:fldChar w:fldCharType="begin"/>
      </w:r>
      <w:r w:rsidR="00B04FBF">
        <w:instrText xml:space="preserve"> REF _Ref200545215 \h </w:instrText>
      </w:r>
      <w:r w:rsidR="00B04FBF">
        <w:fldChar w:fldCharType="separate"/>
      </w:r>
      <w:r w:rsidR="00B04FBF" w:rsidRPr="00532D1B">
        <w:t>Table 1</w:t>
      </w:r>
      <w:r w:rsidR="00B04FBF">
        <w:fldChar w:fldCharType="end"/>
      </w:r>
      <w:r w:rsidR="00B04FBF">
        <w:t xml:space="preserve"> </w:t>
      </w:r>
      <w:r>
        <w:t>due to mixing exploration (noise-driven) and exploitation (gradient-driven) during execution, which is exemplified by:</w:t>
      </w:r>
    </w:p>
    <w:p w14:paraId="0BF7C4B8" w14:textId="77777777" w:rsidR="00D3068A" w:rsidRDefault="00D3068A" w:rsidP="00D3068A">
      <w:pPr>
        <w:jc w:val="both"/>
      </w:pPr>
    </w:p>
    <w:p w14:paraId="3B426E7B" w14:textId="5F10A1F5" w:rsidR="00D3068A" w:rsidRPr="00B04FBF" w:rsidRDefault="00D3068A" w:rsidP="00D3068A">
      <w:pPr>
        <w:jc w:val="both"/>
        <w:rPr>
          <w:i/>
          <w:iCs/>
        </w:rPr>
      </w:pPr>
      <w:r w:rsidRPr="00B04FBF">
        <w:rPr>
          <w:i/>
          <w:iCs/>
        </w:rPr>
        <w:t>Adaptive Noise Schedule</w:t>
      </w:r>
      <w:r>
        <w:t xml:space="preserve">: The form of the exponential decay, </w:t>
      </w:r>
      <m:oMath>
        <m:r>
          <w:rPr>
            <w:rFonts w:ascii="Cambria Math" w:hAnsi="Cambria Math"/>
          </w:rPr>
          <m:t>σₜ = σ₀</m:t>
        </m:r>
        <m:sSup>
          <m:sSupPr>
            <m:ctrlPr>
              <w:rPr>
                <w:rFonts w:ascii="Cambria Math" w:hAnsi="Cambria Math"/>
                <w:noProof/>
              </w:rPr>
            </m:ctrlPr>
          </m:sSupPr>
          <m:e>
            <m:r>
              <w:rPr>
                <w:rFonts w:ascii="Cambria Math" w:hAnsi="Cambria Math"/>
              </w:rPr>
              <m:t>e</m:t>
            </m:r>
          </m:e>
          <m:sup>
            <m:r>
              <m:rPr>
                <m:sty m:val="p"/>
              </m:rPr>
              <w:rPr>
                <w:rFonts w:ascii="Cambria Math" w:hAnsi="Cambria Math"/>
              </w:rPr>
              <m:t>{-</m:t>
            </m:r>
            <m:r>
              <w:rPr>
                <w:rFonts w:ascii="Cambria Math" w:hAnsi="Cambria Math"/>
              </w:rPr>
              <m:t>λ</m:t>
            </m:r>
            <m:r>
              <w:rPr>
                <w:rFonts w:ascii="Cambria Math" w:hAnsi="Cambria Math"/>
              </w:rPr>
              <m:t>t}</m:t>
            </m:r>
          </m:sup>
        </m:sSup>
      </m:oMath>
      <w:r>
        <w:t>, for noise has benefits on exploration (</w:t>
      </w:r>
      <w:r w:rsidRPr="00B04FBF">
        <w:rPr>
          <w:rFonts w:ascii="Cambria Math" w:hAnsi="Cambria Math"/>
        </w:rPr>
        <w:t>σₜ &gt; 0.5</w:t>
      </w:r>
      <w:r>
        <w:t xml:space="preserve"> for </w:t>
      </w:r>
      <w:r w:rsidRPr="00B04FBF">
        <w:rPr>
          <w:rFonts w:ascii="Cambria Math" w:hAnsi="Cambria Math"/>
        </w:rPr>
        <w:t>t &lt; 50</w:t>
      </w:r>
      <w:r>
        <w:t xml:space="preserve">) and convergence </w:t>
      </w:r>
      <w:r w:rsidRPr="00B04FBF">
        <w:rPr>
          <w:rFonts w:ascii="Cambria Math" w:hAnsi="Cambria Math"/>
        </w:rPr>
        <w:t xml:space="preserve">(σₜ &lt; 0.01 </w:t>
      </w:r>
      <w:r w:rsidRPr="00B04FBF">
        <w:rPr>
          <w:rFonts w:asciiTheme="majorBidi" w:hAnsiTheme="majorBidi" w:cstheme="majorBidi"/>
        </w:rPr>
        <w:t>by</w:t>
      </w:r>
      <w:r w:rsidRPr="00B04FBF">
        <w:rPr>
          <w:rFonts w:ascii="Cambria Math" w:hAnsi="Cambria Math"/>
        </w:rPr>
        <w:t xml:space="preserve"> t = 200)</w:t>
      </w:r>
      <w:r>
        <w:t xml:space="preserve"> as represented in </w:t>
      </w:r>
      <w:r w:rsidR="00B04FBF" w:rsidRPr="00B04FBF">
        <w:rPr>
          <w:i/>
          <w:iCs/>
        </w:rPr>
        <w:fldChar w:fldCharType="begin"/>
      </w:r>
      <w:r w:rsidR="00B04FBF" w:rsidRPr="00B04FBF">
        <w:rPr>
          <w:i/>
          <w:iCs/>
        </w:rPr>
        <w:instrText xml:space="preserve"> REF _Ref200545316 \h </w:instrText>
      </w:r>
      <w:r w:rsidR="00B04FBF" w:rsidRPr="00B04FBF">
        <w:rPr>
          <w:i/>
          <w:iCs/>
        </w:rPr>
      </w:r>
      <w:r w:rsidR="00B04FBF" w:rsidRPr="00B04FBF">
        <w:rPr>
          <w:i/>
          <w:iCs/>
        </w:rPr>
        <w:instrText xml:space="preserve"> \* MERGEFORMAT </w:instrText>
      </w:r>
      <w:r w:rsidR="00B04FBF" w:rsidRPr="00B04FBF">
        <w:rPr>
          <w:i/>
          <w:iCs/>
        </w:rPr>
        <w:fldChar w:fldCharType="separate"/>
      </w:r>
      <w:r w:rsidR="00B04FBF" w:rsidRPr="00B04FBF">
        <w:rPr>
          <w:i/>
          <w:iCs/>
          <w:color w:val="000000" w:themeColor="text1"/>
        </w:rPr>
        <w:t xml:space="preserve">Figure </w:t>
      </w:r>
      <w:r w:rsidR="00B04FBF" w:rsidRPr="00B04FBF">
        <w:rPr>
          <w:i/>
          <w:iCs/>
          <w:noProof/>
          <w:color w:val="000000" w:themeColor="text1"/>
        </w:rPr>
        <w:t>5</w:t>
      </w:r>
      <w:r w:rsidR="00B04FBF" w:rsidRPr="00B04FBF">
        <w:rPr>
          <w:i/>
          <w:iCs/>
        </w:rPr>
        <w:fldChar w:fldCharType="end"/>
      </w:r>
      <w:r w:rsidRPr="00B04FBF">
        <w:rPr>
          <w:i/>
          <w:iCs/>
        </w:rPr>
        <w:t>.</w:t>
      </w:r>
    </w:p>
    <w:p w14:paraId="7E9541E4" w14:textId="77777777" w:rsidR="00D3068A" w:rsidRDefault="00D3068A" w:rsidP="00D3068A">
      <w:pPr>
        <w:jc w:val="both"/>
      </w:pPr>
    </w:p>
    <w:p w14:paraId="3F0DC688" w14:textId="433D9FE8" w:rsidR="00D3068A" w:rsidRDefault="00D3068A" w:rsidP="00D3068A">
      <w:pPr>
        <w:jc w:val="both"/>
      </w:pPr>
      <w:r w:rsidRPr="00B04FBF">
        <w:rPr>
          <w:i/>
          <w:iCs/>
        </w:rPr>
        <w:t>Efficient Scaling</w:t>
      </w:r>
      <w:r>
        <w:t>: The time complexity rema</w:t>
      </w:r>
      <w:r w:rsidR="00B04FBF">
        <w:t xml:space="preserve">ins </w:t>
      </w:r>
      <m:oMath>
        <m:r>
          <w:rPr>
            <w:rFonts w:ascii="Cambria Math" w:hAnsi="Cambria Math"/>
          </w:rPr>
          <m:t>O</m:t>
        </m:r>
        <m:sSup>
          <m:sSupPr>
            <m:ctrlPr>
              <w:rPr>
                <w:rFonts w:ascii="Cambria Math" w:hAnsi="Cambria Math"/>
                <w:i/>
              </w:rPr>
            </m:ctrlPr>
          </m:sSupPr>
          <m:e>
            <m:r>
              <w:rPr>
                <w:rFonts w:ascii="Cambria Math" w:hAnsi="Cambria Math"/>
              </w:rPr>
              <m:t>d</m:t>
            </m:r>
          </m:e>
          <m:sup>
            <m:r>
              <w:rPr>
                <w:rFonts w:ascii="Cambria Math" w:hAnsi="Cambria Math"/>
              </w:rPr>
              <m:t>1.2</m:t>
            </m:r>
          </m:sup>
        </m:sSup>
      </m:oMath>
      <w:r w:rsidR="00B04FBF">
        <w:br/>
      </w:r>
      <w:r w:rsidR="00B04FBF" w:rsidRPr="00B04FBF">
        <w:rPr>
          <w:i/>
          <w:iCs/>
        </w:rPr>
        <w:t>(</w:t>
      </w:r>
      <w:r w:rsidR="00B04FBF" w:rsidRPr="00B04FBF">
        <w:rPr>
          <w:i/>
          <w:iCs/>
        </w:rPr>
        <w:fldChar w:fldCharType="begin"/>
      </w:r>
      <w:r w:rsidR="00B04FBF" w:rsidRPr="00B04FBF">
        <w:rPr>
          <w:i/>
          <w:iCs/>
        </w:rPr>
        <w:instrText xml:space="preserve"> REF _Ref200545473 \h </w:instrText>
      </w:r>
      <w:r w:rsidR="00B04FBF" w:rsidRPr="00B04FBF">
        <w:rPr>
          <w:i/>
          <w:iCs/>
        </w:rPr>
      </w:r>
      <w:r w:rsidR="00B04FBF">
        <w:rPr>
          <w:i/>
          <w:iCs/>
        </w:rPr>
        <w:instrText xml:space="preserve"> \* MERGEFORMAT </w:instrText>
      </w:r>
      <w:r w:rsidR="00B04FBF" w:rsidRPr="00B04FBF">
        <w:rPr>
          <w:i/>
          <w:iCs/>
        </w:rPr>
        <w:fldChar w:fldCharType="separate"/>
      </w:r>
      <w:r w:rsidR="00B04FBF" w:rsidRPr="00B04FBF">
        <w:rPr>
          <w:i/>
          <w:iCs/>
        </w:rPr>
        <w:t xml:space="preserve">Figure </w:t>
      </w:r>
      <w:r w:rsidR="00B04FBF" w:rsidRPr="00B04FBF">
        <w:rPr>
          <w:i/>
          <w:iCs/>
          <w:noProof/>
        </w:rPr>
        <w:t>3</w:t>
      </w:r>
      <w:r w:rsidR="00B04FBF" w:rsidRPr="00B04FBF">
        <w:rPr>
          <w:i/>
          <w:iCs/>
        </w:rPr>
        <w:fldChar w:fldCharType="end"/>
      </w:r>
      <w:r w:rsidR="00B04FBF" w:rsidRPr="00B04FBF">
        <w:rPr>
          <w:i/>
          <w:iCs/>
        </w:rPr>
        <w:t>)</w:t>
      </w:r>
      <w:r w:rsidR="00B04FBF">
        <w:t xml:space="preserve"> </w:t>
      </w:r>
      <w:r>
        <w:t xml:space="preserve">in contrast to the time complexity for GD of </w:t>
      </w:r>
      <w:r w:rsidR="00B04FBF" w:rsidRPr="00B04FBF">
        <w:rPr>
          <w:rFonts w:ascii="Cambria Math" w:hAnsi="Cambria Math"/>
          <w:i/>
          <w:iCs/>
        </w:rPr>
        <w:t>O</w:t>
      </w:r>
      <m:oMath>
        <m:sSup>
          <m:sSupPr>
            <m:ctrlPr>
              <w:rPr>
                <w:rFonts w:ascii="Cambria Math" w:hAnsi="Cambria Math"/>
                <w:i/>
              </w:rPr>
            </m:ctrlPr>
          </m:sSupPr>
          <m:e>
            <m:r>
              <w:rPr>
                <w:rFonts w:ascii="Cambria Math" w:hAnsi="Cambria Math"/>
              </w:rPr>
              <m:t>d</m:t>
            </m:r>
          </m:e>
          <m:sup>
            <m:r>
              <w:rPr>
                <w:rFonts w:ascii="Cambria Math" w:hAnsi="Cambria Math"/>
              </w:rPr>
              <m:t>1.2</m:t>
            </m:r>
          </m:sup>
        </m:sSup>
      </m:oMath>
      <w:r>
        <w:t xml:space="preserve"> which is essential to </w:t>
      </w:r>
      <w:r w:rsidR="00B04FBF">
        <w:t>high dimensions</w:t>
      </w:r>
      <w:r>
        <w:t xml:space="preserve"> for control tasks. </w:t>
      </w:r>
    </w:p>
    <w:p w14:paraId="0E862F3E" w14:textId="77777777" w:rsidR="00D3068A" w:rsidRDefault="00D3068A" w:rsidP="00D3068A">
      <w:pPr>
        <w:jc w:val="both"/>
      </w:pPr>
    </w:p>
    <w:p w14:paraId="4CCF1D36" w14:textId="0A6CC4C4" w:rsidR="00D3068A" w:rsidRDefault="00D3068A" w:rsidP="00D3068A">
      <w:pPr>
        <w:jc w:val="both"/>
      </w:pPr>
      <w:r w:rsidRPr="00B04FBF">
        <w:rPr>
          <w:i/>
          <w:iCs/>
        </w:rPr>
        <w:t>Theoretical Correspondence</w:t>
      </w:r>
      <w:r>
        <w:t xml:space="preserve">: Combines GD's convergence property with sampling properties related to LMC </w:t>
      </w:r>
      <w:r w:rsidR="00B04FBF">
        <w:fldChar w:fldCharType="begin"/>
      </w:r>
      <w:r w:rsidR="00B04FBF">
        <w:instrText xml:space="preserve"> REF _Ref200545558 \h </w:instrText>
      </w:r>
      <w:r w:rsidR="00B04FBF">
        <w:fldChar w:fldCharType="separate"/>
      </w:r>
      <w:r w:rsidR="00B04FBF">
        <w:fldChar w:fldCharType="end"/>
      </w:r>
      <w:r w:rsidR="00B04FBF">
        <w:fldChar w:fldCharType="begin"/>
      </w:r>
      <w:r w:rsidR="00B04FBF">
        <w:instrText xml:space="preserve"> REF _Ref200545558 \h </w:instrText>
      </w:r>
      <w:r w:rsidR="00B04FBF">
        <w:fldChar w:fldCharType="separate"/>
      </w:r>
      <w:r w:rsidR="00B04FBF" w:rsidRPr="00532D1B">
        <w:t>(</w:t>
      </w:r>
      <w:r w:rsidR="00B04FBF">
        <w:t xml:space="preserve">Equation </w:t>
      </w:r>
      <w:r w:rsidR="00B04FBF" w:rsidRPr="00532D1B">
        <w:rPr>
          <w:cs/>
        </w:rPr>
        <w:t>‎</w:t>
      </w:r>
      <w:r w:rsidR="00B04FBF">
        <w:rPr>
          <w:noProof/>
        </w:rPr>
        <w:t>1</w:t>
      </w:r>
      <w:r w:rsidR="00B04FBF">
        <w:fldChar w:fldCharType="end"/>
      </w:r>
      <w:r w:rsidR="00B04FBF">
        <w:t>-</w:t>
      </w:r>
      <w:r w:rsidR="00B04FBF">
        <w:fldChar w:fldCharType="begin"/>
      </w:r>
      <w:r w:rsidR="00B04FBF">
        <w:instrText xml:space="preserve"> REF _Ref200545567 \h </w:instrText>
      </w:r>
      <w:r w:rsidR="00B04FBF">
        <w:instrText xml:space="preserve"> \* MERGEFORMAT </w:instrText>
      </w:r>
      <w:r w:rsidR="00B04FBF">
        <w:fldChar w:fldCharType="separate"/>
      </w:r>
      <w:r w:rsidR="00B04FBF" w:rsidRPr="00532D1B">
        <w:rPr>
          <w:rFonts w:asciiTheme="majorBidi" w:hAnsiTheme="majorBidi" w:cstheme="majorBidi"/>
          <w:i/>
          <w:iCs/>
          <w:color w:val="000000" w:themeColor="text1"/>
          <w:cs/>
        </w:rPr>
        <w:t>‎</w:t>
      </w:r>
      <w:r w:rsidR="00B04FBF" w:rsidRPr="00B04FBF">
        <w:rPr>
          <w:rFonts w:asciiTheme="majorBidi" w:hAnsiTheme="majorBidi" w:cstheme="majorBidi"/>
          <w:noProof/>
          <w:color w:val="000000" w:themeColor="text1"/>
        </w:rPr>
        <w:t>2</w:t>
      </w:r>
      <w:r w:rsidR="00B04FBF" w:rsidRPr="00B04FBF">
        <w:rPr>
          <w:rFonts w:asciiTheme="majorBidi" w:hAnsiTheme="majorBidi" w:cstheme="majorBidi"/>
          <w:color w:val="000000" w:themeColor="text1"/>
        </w:rPr>
        <w:t>)</w:t>
      </w:r>
      <w:r w:rsidR="00B04FBF">
        <w:fldChar w:fldCharType="end"/>
      </w:r>
      <w:r w:rsidR="00B04FBF">
        <w:t xml:space="preserve"> </w:t>
      </w:r>
      <w:r>
        <w:t>and trajectory properties</w:t>
      </w:r>
      <w:r w:rsidRPr="00B04FBF">
        <w:rPr>
          <w:i/>
          <w:iCs/>
        </w:rPr>
        <w:t xml:space="preserve"> </w:t>
      </w:r>
      <w:r w:rsidR="00B04FBF" w:rsidRPr="00B04FBF">
        <w:rPr>
          <w:i/>
          <w:iCs/>
        </w:rPr>
        <w:fldChar w:fldCharType="begin"/>
      </w:r>
      <w:r w:rsidR="00B04FBF" w:rsidRPr="00B04FBF">
        <w:rPr>
          <w:i/>
          <w:iCs/>
        </w:rPr>
        <w:instrText xml:space="preserve"> REF _Ref200545633 \h </w:instrText>
      </w:r>
      <w:r w:rsidR="00B04FBF" w:rsidRPr="00B04FBF">
        <w:rPr>
          <w:i/>
          <w:iCs/>
        </w:rPr>
      </w:r>
      <w:r w:rsidR="00B04FBF" w:rsidRPr="00B04FBF">
        <w:rPr>
          <w:i/>
          <w:iCs/>
        </w:rPr>
        <w:instrText xml:space="preserve"> \* MERGEFORMAT </w:instrText>
      </w:r>
      <w:r w:rsidR="00B04FBF" w:rsidRPr="00B04FBF">
        <w:rPr>
          <w:i/>
          <w:iCs/>
        </w:rPr>
        <w:fldChar w:fldCharType="separate"/>
      </w:r>
      <w:r w:rsidR="00B04FBF" w:rsidRPr="00B04FBF">
        <w:rPr>
          <w:i/>
          <w:iCs/>
          <w:color w:val="000000" w:themeColor="text1"/>
        </w:rPr>
        <w:t xml:space="preserve">Figure </w:t>
      </w:r>
      <w:r w:rsidR="00B04FBF" w:rsidRPr="00B04FBF">
        <w:rPr>
          <w:i/>
          <w:iCs/>
          <w:noProof/>
          <w:color w:val="000000" w:themeColor="text1"/>
        </w:rPr>
        <w:t>4</w:t>
      </w:r>
      <w:r w:rsidR="00B04FBF" w:rsidRPr="00B04FBF">
        <w:rPr>
          <w:i/>
          <w:iCs/>
          <w:color w:val="000000" w:themeColor="text1"/>
        </w:rPr>
        <w:t xml:space="preserve"> </w:t>
      </w:r>
      <w:r w:rsidR="00B04FBF" w:rsidRPr="00B04FBF">
        <w:rPr>
          <w:i/>
          <w:iCs/>
        </w:rPr>
        <w:fldChar w:fldCharType="end"/>
      </w:r>
    </w:p>
    <w:p w14:paraId="40A08998" w14:textId="77777777" w:rsidR="00D3068A" w:rsidRDefault="00D3068A" w:rsidP="00D3068A">
      <w:pPr>
        <w:jc w:val="both"/>
      </w:pPr>
    </w:p>
    <w:p w14:paraId="310A9EFB" w14:textId="2C9899D2" w:rsidR="00D3068A" w:rsidRDefault="00D3068A" w:rsidP="00D3068A">
      <w:pPr>
        <w:jc w:val="both"/>
      </w:pPr>
      <w:r w:rsidRPr="00B04FBF">
        <w:rPr>
          <w:i/>
          <w:iCs/>
        </w:rPr>
        <w:t>Significant Contribution</w:t>
      </w:r>
      <w:r>
        <w:t>: Consistent with GD and LMC, produce a method that achieves 2.8</w:t>
      </w:r>
      <w:r w:rsidR="00B04FBF">
        <w:t xml:space="preserve"> times</w:t>
      </w:r>
      <w:r>
        <w:t xml:space="preserve"> faster convergence than LMC while, avoiding the local minima that GD produced (</w:t>
      </w:r>
      <w:r w:rsidRPr="00B04FBF">
        <w:rPr>
          <w:rFonts w:ascii="Cambria Math" w:hAnsi="Cambria Math"/>
        </w:rPr>
        <w:t>p &lt; 0.01</w:t>
      </w:r>
      <w:r>
        <w:t>, t-test).</w:t>
      </w:r>
    </w:p>
    <w:p w14:paraId="4C638E3A" w14:textId="77777777" w:rsidR="00D3068A" w:rsidRDefault="00D3068A" w:rsidP="005353FE">
      <w:pPr>
        <w:jc w:val="both"/>
      </w:pPr>
    </w:p>
    <w:p w14:paraId="756F83C6" w14:textId="77777777" w:rsidR="005353FE" w:rsidRDefault="005353FE" w:rsidP="005353FE">
      <w:pPr>
        <w:jc w:val="both"/>
      </w:pPr>
    </w:p>
    <w:p w14:paraId="7BEA71B0" w14:textId="77777777" w:rsidR="005353FE" w:rsidRDefault="005353FE" w:rsidP="005353FE">
      <w:pPr>
        <w:jc w:val="both"/>
      </w:pPr>
    </w:p>
    <w:p w14:paraId="60297B92" w14:textId="0DCF3789" w:rsidR="005353FE" w:rsidRDefault="005353FE" w:rsidP="005353FE">
      <w:pPr>
        <w:pStyle w:val="Heading4"/>
      </w:pPr>
      <w:r>
        <w:lastRenderedPageBreak/>
        <w:t>Roadblocks and Limitations</w:t>
      </w:r>
    </w:p>
    <w:p w14:paraId="23C07A2E" w14:textId="77777777" w:rsidR="005353FE" w:rsidRPr="005353FE" w:rsidRDefault="005353FE" w:rsidP="005353FE"/>
    <w:p w14:paraId="146EF4AE" w14:textId="4BEA1FB3" w:rsidR="005353FE" w:rsidRPr="005353FE" w:rsidRDefault="005353FE" w:rsidP="005353FE">
      <w:pPr>
        <w:jc w:val="both"/>
        <w:rPr>
          <w:i/>
          <w:iCs/>
        </w:rPr>
      </w:pPr>
      <w:r w:rsidRPr="005353FE">
        <w:rPr>
          <w:i/>
          <w:iCs/>
        </w:rPr>
        <w:t xml:space="preserve">Hyperparameter Sensitivity: </w:t>
      </w:r>
    </w:p>
    <w:p w14:paraId="4BCECA4F" w14:textId="77777777" w:rsidR="005353FE" w:rsidRPr="005353FE" w:rsidRDefault="005353FE" w:rsidP="005353FE">
      <w:pPr>
        <w:jc w:val="both"/>
      </w:pPr>
    </w:p>
    <w:p w14:paraId="7B5ECE37" w14:textId="7FA7EF8C" w:rsidR="005353FE" w:rsidRPr="005353FE" w:rsidRDefault="005353FE" w:rsidP="005353FE">
      <w:pPr>
        <w:numPr>
          <w:ilvl w:val="0"/>
          <w:numId w:val="35"/>
        </w:numPr>
        <w:jc w:val="both"/>
      </w:pPr>
      <w:r w:rsidRPr="005353FE">
        <w:t xml:space="preserve">Success rates drop sharply for λ&gt;0.1 </w:t>
      </w:r>
      <w:r w:rsidRPr="005353FE">
        <w:rPr>
          <w:i/>
          <w:iCs/>
        </w:rPr>
        <w:t>(</w:t>
      </w:r>
      <w:r w:rsidRPr="005353FE">
        <w:rPr>
          <w:i/>
          <w:iCs/>
        </w:rPr>
        <w:fldChar w:fldCharType="begin"/>
      </w:r>
      <w:r w:rsidRPr="005353FE">
        <w:rPr>
          <w:i/>
          <w:iCs/>
        </w:rPr>
        <w:instrText xml:space="preserve"> REF _Ref200542957 \h </w:instrText>
      </w:r>
      <w:r w:rsidRPr="005353FE">
        <w:rPr>
          <w:i/>
          <w:iCs/>
        </w:rPr>
      </w:r>
      <w:r>
        <w:rPr>
          <w:i/>
          <w:iCs/>
        </w:rPr>
        <w:instrText xml:space="preserve"> \* MERGEFORMAT </w:instrText>
      </w:r>
      <w:r w:rsidRPr="005353FE">
        <w:rPr>
          <w:i/>
          <w:iCs/>
        </w:rPr>
        <w:fldChar w:fldCharType="separate"/>
      </w:r>
      <w:r w:rsidRPr="005353FE">
        <w:rPr>
          <w:i/>
          <w:iCs/>
        </w:rPr>
        <w:t xml:space="preserve">Figure </w:t>
      </w:r>
      <w:r w:rsidRPr="005353FE">
        <w:rPr>
          <w:i/>
          <w:iCs/>
          <w:noProof/>
        </w:rPr>
        <w:t>2</w:t>
      </w:r>
      <w:r w:rsidRPr="005353FE">
        <w:rPr>
          <w:i/>
          <w:iCs/>
        </w:rPr>
        <w:fldChar w:fldCharType="end"/>
      </w:r>
      <w:r w:rsidRPr="005353FE">
        <w:t>), requiring careful tuning.</w:t>
      </w:r>
    </w:p>
    <w:p w14:paraId="7F1A04E5" w14:textId="246AF34E" w:rsidR="005353FE" w:rsidRDefault="005353FE" w:rsidP="005353FE">
      <w:pPr>
        <w:numPr>
          <w:ilvl w:val="0"/>
          <w:numId w:val="35"/>
        </w:numPr>
        <w:jc w:val="both"/>
      </w:pPr>
      <w:r w:rsidRPr="005353FE">
        <w:t>Mitigated via grid search, but auto-tuning methods could further improve robustness.</w:t>
      </w:r>
    </w:p>
    <w:p w14:paraId="1C55C215" w14:textId="77777777" w:rsidR="005353FE" w:rsidRPr="005353FE" w:rsidRDefault="005353FE" w:rsidP="005353FE">
      <w:pPr>
        <w:ind w:left="720"/>
        <w:jc w:val="both"/>
      </w:pPr>
    </w:p>
    <w:p w14:paraId="65690EC8" w14:textId="2EC51531" w:rsidR="005353FE" w:rsidRDefault="005353FE" w:rsidP="005353FE">
      <w:pPr>
        <w:jc w:val="both"/>
        <w:rPr>
          <w:i/>
          <w:iCs/>
        </w:rPr>
      </w:pPr>
      <w:r w:rsidRPr="005353FE">
        <w:rPr>
          <w:i/>
          <w:iCs/>
        </w:rPr>
        <w:t>High-Dimensional Noise:</w:t>
      </w:r>
    </w:p>
    <w:p w14:paraId="6E15027F" w14:textId="77777777" w:rsidR="005353FE" w:rsidRPr="005353FE" w:rsidRDefault="005353FE" w:rsidP="005353FE">
      <w:pPr>
        <w:jc w:val="both"/>
        <w:rPr>
          <w:i/>
          <w:iCs/>
        </w:rPr>
      </w:pPr>
    </w:p>
    <w:p w14:paraId="38453AE9" w14:textId="1B25AF35" w:rsidR="005353FE" w:rsidRPr="005353FE" w:rsidRDefault="005353FE" w:rsidP="005353FE">
      <w:pPr>
        <w:numPr>
          <w:ilvl w:val="0"/>
          <w:numId w:val="36"/>
        </w:numPr>
        <w:jc w:val="both"/>
      </w:pPr>
      <w:r w:rsidRPr="005353FE">
        <w:t xml:space="preserve">Isotropic Gaussian noise </w:t>
      </w:r>
      <w:r w:rsidRPr="00532D1B">
        <w:rPr>
          <w:rFonts w:ascii="Cambria Math" w:hAnsi="Cambria Math"/>
          <w:i/>
          <w:iCs/>
        </w:rPr>
        <w:t>ξt</w:t>
      </w:r>
      <w:r w:rsidRPr="00532D1B">
        <w:rPr>
          <w:rFonts w:ascii="Cambria Math" w:hAnsi="Cambria Math"/>
        </w:rPr>
        <w:t>​</w:t>
      </w:r>
      <w:r w:rsidRPr="00532D1B">
        <w:rPr>
          <w:rFonts w:ascii="Cambria Math" w:hAnsi="Cambria Math" w:cs="Cambria Math"/>
        </w:rPr>
        <w:t>∼</w:t>
      </w:r>
      <w:r w:rsidRPr="00532D1B">
        <w:rPr>
          <w:rFonts w:ascii="Cambria Math" w:hAnsi="Cambria Math"/>
        </w:rPr>
        <w:t>N(0,</w:t>
      </w:r>
      <w:r w:rsidRPr="00532D1B">
        <w:rPr>
          <w:rFonts w:ascii="Cambria Math" w:hAnsi="Cambria Math"/>
          <w:i/>
          <w:iCs/>
        </w:rPr>
        <w:t>I</w:t>
      </w:r>
      <w:r w:rsidRPr="00532D1B">
        <w:rPr>
          <w:rFonts w:ascii="Cambria Math" w:hAnsi="Cambria Math"/>
        </w:rPr>
        <w:t>)</w:t>
      </w:r>
      <w:r>
        <w:rPr>
          <w:rFonts w:ascii="Cambria Math" w:hAnsi="Cambria Math"/>
        </w:rPr>
        <w:t xml:space="preserve"> </w:t>
      </w:r>
      <w:r w:rsidRPr="005353FE">
        <w:t>becomes inefficient for</w:t>
      </w:r>
      <w:r>
        <w:t xml:space="preserve"> </w:t>
      </w:r>
      <w:r w:rsidRPr="005353FE">
        <w:rPr>
          <w:rFonts w:ascii="Cambria Math" w:hAnsi="Cambria Math"/>
        </w:rPr>
        <w:t>d&gt; 1000$</w:t>
      </w:r>
      <w:r>
        <w:t>,</w:t>
      </w:r>
      <w:r w:rsidRPr="005353FE">
        <w:t xml:space="preserve"> anisotropic noise or preconditioning may help.</w:t>
      </w:r>
    </w:p>
    <w:p w14:paraId="68209D61" w14:textId="77777777" w:rsidR="005353FE" w:rsidRPr="005353FE" w:rsidRDefault="005353FE" w:rsidP="005353FE">
      <w:pPr>
        <w:jc w:val="both"/>
      </w:pPr>
    </w:p>
    <w:p w14:paraId="4BA05FD2" w14:textId="77777777" w:rsidR="00D3068A" w:rsidRDefault="00D3068A" w:rsidP="005353FE">
      <w:pPr>
        <w:jc w:val="both"/>
      </w:pPr>
    </w:p>
    <w:p w14:paraId="5603BC0E" w14:textId="0410AC94" w:rsidR="00C95381" w:rsidRPr="00C95381" w:rsidRDefault="00C95381" w:rsidP="00C95381">
      <w:pPr>
        <w:jc w:val="both"/>
        <w:rPr>
          <w:i/>
          <w:iCs/>
        </w:rPr>
      </w:pPr>
      <w:r>
        <w:rPr>
          <w:i/>
          <w:iCs/>
        </w:rPr>
        <w:t>Benchmark Generalizability:</w:t>
      </w:r>
    </w:p>
    <w:p w14:paraId="4B353FDC" w14:textId="4C55489D" w:rsidR="00C95381" w:rsidRPr="00532D1B" w:rsidRDefault="00C95381" w:rsidP="00C95381">
      <w:pPr>
        <w:pStyle w:val="tablehead"/>
        <w:numPr>
          <w:ilvl w:val="0"/>
          <w:numId w:val="0"/>
        </w:numPr>
      </w:pPr>
      <w:r w:rsidRPr="00532D1B">
        <w:t xml:space="preserve">Table </w:t>
      </w:r>
      <w:r>
        <w:fldChar w:fldCharType="begin"/>
      </w:r>
      <w:r>
        <w:instrText xml:space="preserve"> SEQ Table \* ARABIC </w:instrText>
      </w:r>
      <w:r>
        <w:fldChar w:fldCharType="separate"/>
      </w:r>
      <w:r>
        <w:t>2</w:t>
      </w:r>
      <w:r>
        <w:fldChar w:fldCharType="end"/>
      </w:r>
      <w:r w:rsidRPr="00532D1B">
        <w:t xml:space="preserve"> </w:t>
      </w:r>
      <w:r w:rsidRPr="00C95381">
        <w:rPr>
          <w:i/>
          <w:iCs/>
        </w:rPr>
        <w:t>erformance variance across problem types.</w:t>
      </w:r>
    </w:p>
    <w:tbl>
      <w:tblPr>
        <w:tblW w:w="5209"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10"/>
        <w:gridCol w:w="1609"/>
        <w:gridCol w:w="1790"/>
        <w:tblGridChange w:id="43">
          <w:tblGrid>
            <w:gridCol w:w="1810"/>
            <w:gridCol w:w="1609"/>
            <w:gridCol w:w="1790"/>
          </w:tblGrid>
        </w:tblGridChange>
      </w:tblGrid>
      <w:tr w:rsidR="00C95381" w:rsidRPr="00532D1B" w14:paraId="2E4C12BD" w14:textId="77777777" w:rsidTr="00C95381">
        <w:trPr>
          <w:cantSplit/>
          <w:trHeight w:val="241"/>
          <w:tblHeader/>
        </w:trPr>
        <w:tc>
          <w:tcPr>
            <w:tcW w:w="1810" w:type="dxa"/>
          </w:tcPr>
          <w:p w14:paraId="54DFBBCE" w14:textId="71EB5852" w:rsidR="00C95381" w:rsidRPr="00530F1C" w:rsidRDefault="00C95381" w:rsidP="00F678B0">
            <w:pPr>
              <w:jc w:val="left"/>
              <w:rPr>
                <w:sz w:val="16"/>
                <w:szCs w:val="16"/>
              </w:rPr>
            </w:pPr>
            <w:r>
              <w:rPr>
                <w:sz w:val="16"/>
                <w:szCs w:val="16"/>
              </w:rPr>
              <w:t xml:space="preserve">Test Case </w:t>
            </w:r>
          </w:p>
        </w:tc>
        <w:tc>
          <w:tcPr>
            <w:tcW w:w="1609" w:type="dxa"/>
            <w:vAlign w:val="center"/>
          </w:tcPr>
          <w:p w14:paraId="2634A25B" w14:textId="6C231094" w:rsidR="00C95381" w:rsidRPr="00C95381" w:rsidRDefault="00C95381" w:rsidP="00F678B0">
            <w:pPr>
              <w:pStyle w:val="tablecolsubhead"/>
              <w:jc w:val="left"/>
              <w:rPr>
                <w:sz w:val="16"/>
                <w:szCs w:val="16"/>
              </w:rPr>
            </w:pPr>
            <w:r w:rsidRPr="00C95381">
              <w:rPr>
                <w:sz w:val="16"/>
                <w:szCs w:val="16"/>
              </w:rPr>
              <w:t>Success Rate</w:t>
            </w:r>
          </w:p>
        </w:tc>
        <w:tc>
          <w:tcPr>
            <w:tcW w:w="1790" w:type="dxa"/>
            <w:vAlign w:val="center"/>
          </w:tcPr>
          <w:p w14:paraId="4C4552B4" w14:textId="5DF4E75C" w:rsidR="00C95381" w:rsidRPr="00C95381" w:rsidRDefault="00C95381" w:rsidP="00F678B0">
            <w:pPr>
              <w:pStyle w:val="tablecolsubhead"/>
              <w:jc w:val="left"/>
              <w:rPr>
                <w:sz w:val="16"/>
                <w:szCs w:val="16"/>
              </w:rPr>
            </w:pPr>
            <w:r w:rsidRPr="00C95381">
              <w:rPr>
                <w:sz w:val="16"/>
                <w:szCs w:val="16"/>
              </w:rPr>
              <w:t xml:space="preserve">Convergence Iterations </w:t>
            </w:r>
          </w:p>
        </w:tc>
      </w:tr>
      <w:tr w:rsidR="00C95381" w:rsidRPr="00532D1B" w14:paraId="5DDF985B" w14:textId="77777777" w:rsidTr="00C95381">
        <w:trPr>
          <w:trHeight w:val="481"/>
        </w:trPr>
        <w:tc>
          <w:tcPr>
            <w:tcW w:w="1810" w:type="dxa"/>
            <w:vAlign w:val="center"/>
          </w:tcPr>
          <w:p w14:paraId="3777ADCF" w14:textId="206CF863" w:rsidR="00C95381" w:rsidRPr="00530F1C" w:rsidRDefault="00C95381" w:rsidP="00F678B0">
            <w:pPr>
              <w:pStyle w:val="tablecopy"/>
              <w:jc w:val="left"/>
            </w:pPr>
            <w:r>
              <w:t xml:space="preserve">Obstacle Avoidance </w:t>
            </w:r>
          </w:p>
        </w:tc>
        <w:tc>
          <w:tcPr>
            <w:tcW w:w="1609" w:type="dxa"/>
            <w:vAlign w:val="center"/>
          </w:tcPr>
          <w:p w14:paraId="0553AD2D" w14:textId="5C8DCE49" w:rsidR="00C95381" w:rsidRPr="00530F1C" w:rsidRDefault="00C95381" w:rsidP="00F678B0">
            <w:pPr>
              <w:pStyle w:val="tablecopy"/>
              <w:jc w:val="left"/>
            </w:pPr>
            <w:r>
              <w:t>85%</w:t>
            </w:r>
          </w:p>
        </w:tc>
        <w:tc>
          <w:tcPr>
            <w:tcW w:w="1790" w:type="dxa"/>
            <w:vAlign w:val="center"/>
          </w:tcPr>
          <w:p w14:paraId="76275C0E" w14:textId="77F064F6" w:rsidR="00C95381" w:rsidRPr="00530F1C" w:rsidRDefault="00C95381" w:rsidP="00C95381">
            <w:pPr>
              <w:jc w:val="left"/>
              <w:rPr>
                <w:sz w:val="16"/>
                <w:szCs w:val="16"/>
              </w:rPr>
            </w:pPr>
            <w:r w:rsidRPr="00C95381">
              <w:rPr>
                <w:sz w:val="16"/>
                <w:szCs w:val="16"/>
              </w:rPr>
              <w:t>50 ± 5</w:t>
            </w:r>
          </w:p>
        </w:tc>
      </w:tr>
      <w:tr w:rsidR="00C95381" w:rsidRPr="00532D1B" w14:paraId="3B85DB0C" w14:textId="77777777" w:rsidTr="00C95381">
        <w:trPr>
          <w:trHeight w:val="436"/>
        </w:trPr>
        <w:tc>
          <w:tcPr>
            <w:tcW w:w="1810" w:type="dxa"/>
            <w:vAlign w:val="center"/>
          </w:tcPr>
          <w:p w14:paraId="65E4C8D4" w14:textId="62F4D95F" w:rsidR="00C95381" w:rsidRPr="00530F1C" w:rsidRDefault="00C95381" w:rsidP="00F678B0">
            <w:pPr>
              <w:pStyle w:val="tablecopy"/>
              <w:jc w:val="left"/>
            </w:pPr>
            <w:r>
              <w:t>High-Dim (d=500)</w:t>
            </w:r>
          </w:p>
        </w:tc>
        <w:tc>
          <w:tcPr>
            <w:tcW w:w="1609" w:type="dxa"/>
            <w:vAlign w:val="center"/>
          </w:tcPr>
          <w:p w14:paraId="14F94AD4" w14:textId="1CEAB54A" w:rsidR="00C95381" w:rsidRPr="00530F1C" w:rsidRDefault="00C95381" w:rsidP="00F678B0">
            <w:pPr>
              <w:pStyle w:val="tablecopy"/>
              <w:jc w:val="left"/>
            </w:pPr>
            <w:r>
              <w:t>72%</w:t>
            </w:r>
          </w:p>
        </w:tc>
        <w:tc>
          <w:tcPr>
            <w:tcW w:w="1790" w:type="dxa"/>
            <w:vAlign w:val="center"/>
          </w:tcPr>
          <w:p w14:paraId="0ABEF371" w14:textId="77777777" w:rsidR="00C95381" w:rsidRPr="00C95381" w:rsidRDefault="00C95381" w:rsidP="00C95381">
            <w:pPr>
              <w:jc w:val="left"/>
              <w:rPr>
                <w:sz w:val="16"/>
                <w:szCs w:val="16"/>
              </w:rPr>
            </w:pPr>
            <w:r w:rsidRPr="00C95381">
              <w:rPr>
                <w:sz w:val="16"/>
                <w:szCs w:val="16"/>
              </w:rPr>
              <w:br/>
              <w:t>90 ± 10</w:t>
            </w:r>
          </w:p>
          <w:p w14:paraId="3AB86A60" w14:textId="206D144C" w:rsidR="00C95381" w:rsidRPr="00530F1C" w:rsidRDefault="00C95381" w:rsidP="00F678B0">
            <w:pPr>
              <w:jc w:val="left"/>
              <w:rPr>
                <w:sz w:val="16"/>
                <w:szCs w:val="16"/>
              </w:rPr>
            </w:pPr>
          </w:p>
        </w:tc>
      </w:tr>
    </w:tbl>
    <w:p w14:paraId="6726E3AA" w14:textId="77777777" w:rsidR="005353FE" w:rsidRDefault="005353FE" w:rsidP="005353FE">
      <w:pPr>
        <w:jc w:val="both"/>
      </w:pPr>
    </w:p>
    <w:p w14:paraId="3A80CA3C" w14:textId="77777777" w:rsidR="005353FE" w:rsidRDefault="005353FE" w:rsidP="005353FE">
      <w:pPr>
        <w:jc w:val="both"/>
      </w:pPr>
    </w:p>
    <w:p w14:paraId="447DEE5C" w14:textId="77777777" w:rsidR="00C95381" w:rsidRPr="00532D1B" w:rsidRDefault="00C95381" w:rsidP="00C95381">
      <w:pPr>
        <w:pStyle w:val="BodyText"/>
      </w:pPr>
    </w:p>
    <w:p w14:paraId="2E2E2853" w14:textId="732DB418" w:rsidR="00C95381" w:rsidRPr="00532D1B" w:rsidRDefault="00C95381" w:rsidP="00C95381">
      <w:pPr>
        <w:pStyle w:val="Heading1"/>
      </w:pPr>
      <w:r>
        <w:t>conclusion</w:t>
      </w:r>
      <w:r w:rsidRPr="00532D1B">
        <w:t xml:space="preserve"> and </w:t>
      </w:r>
      <w:r>
        <w:t xml:space="preserve">future </w:t>
      </w:r>
      <w:r w:rsidRPr="00532D1B">
        <w:t>di</w:t>
      </w:r>
      <w:r>
        <w:t>rection</w:t>
      </w:r>
    </w:p>
    <w:p w14:paraId="183E44DC" w14:textId="77777777" w:rsidR="005353FE" w:rsidRPr="005353FE" w:rsidRDefault="005353FE" w:rsidP="004F6D98">
      <w:pPr>
        <w:jc w:val="both"/>
      </w:pPr>
    </w:p>
    <w:p w14:paraId="7E448512" w14:textId="2106553A" w:rsidR="009303D9" w:rsidRPr="00532D1B" w:rsidRDefault="009303D9" w:rsidP="00A059B3">
      <w:pPr>
        <w:pStyle w:val="Heading5"/>
      </w:pPr>
      <w:r w:rsidRPr="00532D1B">
        <w:t>References</w:t>
      </w:r>
    </w:p>
    <w:p w14:paraId="762EC548" w14:textId="77777777" w:rsidR="009303D9" w:rsidRPr="00532D1B" w:rsidRDefault="009303D9"/>
    <w:p w14:paraId="7315F40A" w14:textId="77777777" w:rsidR="0097479C" w:rsidRPr="00532D1B" w:rsidRDefault="000620B6" w:rsidP="0097479C">
      <w:pPr>
        <w:pStyle w:val="Bibliography"/>
        <w:rPr>
          <w:sz w:val="16"/>
        </w:rPr>
      </w:pPr>
      <w:r w:rsidRPr="00532D1B">
        <w:fldChar w:fldCharType="begin"/>
      </w:r>
      <w:r w:rsidRPr="00532D1B">
        <w:instrText xml:space="preserve"> ADDIN ZOTERO_BIBL {"uncited":[],"omitted":[],"custom":[]} CSL_BIBLIOGRAPHY </w:instrText>
      </w:r>
      <w:r w:rsidRPr="00532D1B">
        <w:fldChar w:fldCharType="separate"/>
      </w:r>
      <w:r w:rsidR="0097479C" w:rsidRPr="00532D1B">
        <w:rPr>
          <w:sz w:val="16"/>
        </w:rPr>
        <w:t>[1]</w:t>
      </w:r>
      <w:r w:rsidR="0097479C" w:rsidRPr="00532D1B">
        <w:rPr>
          <w:sz w:val="16"/>
        </w:rPr>
        <w:tab/>
        <w:t xml:space="preserve">C. Bhattacharjee and L. Goldstein, “Dickman approximation in simulation, summations and perpetuities,” </w:t>
      </w:r>
      <w:r w:rsidR="0097479C" w:rsidRPr="00532D1B">
        <w:rPr>
          <w:i/>
          <w:iCs/>
          <w:sz w:val="16"/>
        </w:rPr>
        <w:t>Bernoulli</w:t>
      </w:r>
      <w:r w:rsidR="0097479C" w:rsidRPr="00532D1B">
        <w:rPr>
          <w:sz w:val="16"/>
        </w:rPr>
        <w:t xml:space="preserve">, vol. 25, no. 4A, pp. 2758–2792, Nov. 2019, </w:t>
      </w:r>
      <w:proofErr w:type="spellStart"/>
      <w:r w:rsidR="0097479C" w:rsidRPr="00532D1B">
        <w:rPr>
          <w:sz w:val="16"/>
        </w:rPr>
        <w:t>doi</w:t>
      </w:r>
      <w:proofErr w:type="spellEnd"/>
      <w:r w:rsidR="0097479C" w:rsidRPr="00532D1B">
        <w:rPr>
          <w:sz w:val="16"/>
        </w:rPr>
        <w:t>: 10.3150/18-BEJ1070.</w:t>
      </w:r>
    </w:p>
    <w:p w14:paraId="2C401AC5" w14:textId="77777777" w:rsidR="0097479C" w:rsidRPr="00532D1B" w:rsidRDefault="0097479C" w:rsidP="0097479C">
      <w:pPr>
        <w:pStyle w:val="Bibliography"/>
        <w:rPr>
          <w:sz w:val="16"/>
        </w:rPr>
      </w:pPr>
      <w:r w:rsidRPr="00532D1B">
        <w:rPr>
          <w:sz w:val="16"/>
        </w:rPr>
        <w:t>[2]</w:t>
      </w:r>
      <w:r w:rsidRPr="00532D1B">
        <w:rPr>
          <w:sz w:val="16"/>
        </w:rPr>
        <w:tab/>
        <w:t>“Sampling can be faster than optimization | PNAS.” Accessed: Jun. 10, 2025. [Online]. Available: https://www.pnas.org/doi/full/10.1073/pnas.1820003116</w:t>
      </w:r>
    </w:p>
    <w:p w14:paraId="324FCA37" w14:textId="77777777" w:rsidR="0097479C" w:rsidRPr="00532D1B" w:rsidRDefault="0097479C" w:rsidP="0097479C">
      <w:pPr>
        <w:pStyle w:val="Bibliography"/>
        <w:rPr>
          <w:sz w:val="16"/>
        </w:rPr>
      </w:pPr>
      <w:r w:rsidRPr="00532D1B">
        <w:rPr>
          <w:sz w:val="16"/>
        </w:rPr>
        <w:t>[3]</w:t>
      </w:r>
      <w:r w:rsidRPr="00532D1B">
        <w:rPr>
          <w:sz w:val="16"/>
        </w:rPr>
        <w:tab/>
        <w:t xml:space="preserve">X. Cheng, N. S. Chatterji, P. L. Bartlett, and M. I. Jordan, “Underdamped Langevin MCMC: A non-asymptotic analysis,” in </w:t>
      </w:r>
      <w:r w:rsidRPr="00532D1B">
        <w:rPr>
          <w:i/>
          <w:iCs/>
          <w:sz w:val="16"/>
        </w:rPr>
        <w:t>Proceedings of the 31st  Conference On Learning Theory</w:t>
      </w:r>
      <w:r w:rsidRPr="00532D1B">
        <w:rPr>
          <w:sz w:val="16"/>
        </w:rPr>
        <w:t>, PMLR, Jul. 2018, pp. 300–323. Accessed: Jun. 10, 2025. [Online]. Available: https://proceedings.mlr.press/v75/cheng18a.html</w:t>
      </w:r>
    </w:p>
    <w:p w14:paraId="3A0D60DE" w14:textId="77777777" w:rsidR="0097479C" w:rsidRPr="00532D1B" w:rsidRDefault="0097479C" w:rsidP="0097479C">
      <w:pPr>
        <w:pStyle w:val="Bibliography"/>
        <w:rPr>
          <w:sz w:val="16"/>
        </w:rPr>
      </w:pPr>
      <w:r w:rsidRPr="00532D1B">
        <w:rPr>
          <w:sz w:val="16"/>
        </w:rPr>
        <w:t>[4]</w:t>
      </w:r>
      <w:r w:rsidRPr="00532D1B">
        <w:rPr>
          <w:sz w:val="16"/>
        </w:rPr>
        <w:tab/>
        <w:t xml:space="preserve">L. </w:t>
      </w:r>
      <w:proofErr w:type="spellStart"/>
      <w:r w:rsidRPr="00532D1B">
        <w:rPr>
          <w:sz w:val="16"/>
        </w:rPr>
        <w:t>Bottou</w:t>
      </w:r>
      <w:proofErr w:type="spellEnd"/>
      <w:r w:rsidRPr="00532D1B">
        <w:rPr>
          <w:sz w:val="16"/>
        </w:rPr>
        <w:t xml:space="preserve">, F. E. Curtis, and J. </w:t>
      </w:r>
      <w:proofErr w:type="spellStart"/>
      <w:r w:rsidRPr="00532D1B">
        <w:rPr>
          <w:sz w:val="16"/>
        </w:rPr>
        <w:t>Nocedal</w:t>
      </w:r>
      <w:proofErr w:type="spellEnd"/>
      <w:r w:rsidRPr="00532D1B">
        <w:rPr>
          <w:sz w:val="16"/>
        </w:rPr>
        <w:t xml:space="preserve">, “Optimization Methods for Large-Scale Machine Learning,” </w:t>
      </w:r>
      <w:r w:rsidRPr="00532D1B">
        <w:rPr>
          <w:i/>
          <w:iCs/>
          <w:sz w:val="16"/>
        </w:rPr>
        <w:t>SIAM Rev.</w:t>
      </w:r>
      <w:r w:rsidRPr="00532D1B">
        <w:rPr>
          <w:sz w:val="16"/>
        </w:rPr>
        <w:t xml:space="preserve">, vol. 60, no. 2, pp. 223–311, Jan. 2018, </w:t>
      </w:r>
      <w:proofErr w:type="spellStart"/>
      <w:r w:rsidRPr="00532D1B">
        <w:rPr>
          <w:sz w:val="16"/>
        </w:rPr>
        <w:t>doi</w:t>
      </w:r>
      <w:proofErr w:type="spellEnd"/>
      <w:r w:rsidRPr="00532D1B">
        <w:rPr>
          <w:sz w:val="16"/>
        </w:rPr>
        <w:t>: 10.1137/16M1080173.</w:t>
      </w:r>
    </w:p>
    <w:p w14:paraId="2E4A0A07" w14:textId="77777777" w:rsidR="0097479C" w:rsidRPr="00532D1B" w:rsidRDefault="0097479C" w:rsidP="0097479C">
      <w:pPr>
        <w:pStyle w:val="Bibliography"/>
        <w:rPr>
          <w:sz w:val="16"/>
        </w:rPr>
      </w:pPr>
      <w:r w:rsidRPr="00532D1B">
        <w:rPr>
          <w:sz w:val="16"/>
        </w:rPr>
        <w:t>[5]</w:t>
      </w:r>
      <w:r w:rsidRPr="00532D1B">
        <w:rPr>
          <w:sz w:val="16"/>
        </w:rPr>
        <w:tab/>
        <w:t xml:space="preserve">M. Welling and Y. W. </w:t>
      </w:r>
      <w:proofErr w:type="spellStart"/>
      <w:r w:rsidRPr="00532D1B">
        <w:rPr>
          <w:sz w:val="16"/>
        </w:rPr>
        <w:t>Teh</w:t>
      </w:r>
      <w:proofErr w:type="spellEnd"/>
      <w:r w:rsidRPr="00532D1B">
        <w:rPr>
          <w:sz w:val="16"/>
        </w:rPr>
        <w:t>, “Bayesian Learning via Stochastic Gradient Langevin Dynamics”.</w:t>
      </w:r>
    </w:p>
    <w:p w14:paraId="696F7F2A" w14:textId="77777777" w:rsidR="0097479C" w:rsidRPr="00532D1B" w:rsidRDefault="0097479C" w:rsidP="0097479C">
      <w:pPr>
        <w:pStyle w:val="Bibliography"/>
        <w:rPr>
          <w:sz w:val="16"/>
        </w:rPr>
      </w:pPr>
      <w:r w:rsidRPr="00532D1B">
        <w:rPr>
          <w:sz w:val="16"/>
        </w:rPr>
        <w:t>[6]</w:t>
      </w:r>
      <w:r w:rsidRPr="00532D1B">
        <w:rPr>
          <w:sz w:val="16"/>
        </w:rPr>
        <w:tab/>
        <w:t xml:space="preserve">M. </w:t>
      </w:r>
      <w:proofErr w:type="spellStart"/>
      <w:r w:rsidRPr="00532D1B">
        <w:rPr>
          <w:sz w:val="16"/>
        </w:rPr>
        <w:t>Raginsky</w:t>
      </w:r>
      <w:proofErr w:type="spellEnd"/>
      <w:r w:rsidRPr="00532D1B">
        <w:rPr>
          <w:sz w:val="16"/>
        </w:rPr>
        <w:t xml:space="preserve">, A. </w:t>
      </w:r>
      <w:proofErr w:type="spellStart"/>
      <w:r w:rsidRPr="00532D1B">
        <w:rPr>
          <w:sz w:val="16"/>
        </w:rPr>
        <w:t>Rakhlin</w:t>
      </w:r>
      <w:proofErr w:type="spellEnd"/>
      <w:r w:rsidRPr="00532D1B">
        <w:rPr>
          <w:sz w:val="16"/>
        </w:rPr>
        <w:t xml:space="preserve">, and M. </w:t>
      </w:r>
      <w:proofErr w:type="spellStart"/>
      <w:r w:rsidRPr="00532D1B">
        <w:rPr>
          <w:sz w:val="16"/>
        </w:rPr>
        <w:t>Telgarsky</w:t>
      </w:r>
      <w:proofErr w:type="spellEnd"/>
      <w:r w:rsidRPr="00532D1B">
        <w:rPr>
          <w:sz w:val="16"/>
        </w:rPr>
        <w:t xml:space="preserve">, “Non-convex learning via Stochastic Gradient Langevin Dynamics: a </w:t>
      </w:r>
      <w:proofErr w:type="spellStart"/>
      <w:r w:rsidRPr="00532D1B">
        <w:rPr>
          <w:sz w:val="16"/>
        </w:rPr>
        <w:t>nonasymptotic</w:t>
      </w:r>
      <w:proofErr w:type="spellEnd"/>
      <w:r w:rsidRPr="00532D1B">
        <w:rPr>
          <w:sz w:val="16"/>
        </w:rPr>
        <w:t xml:space="preserve"> analysis,” in </w:t>
      </w:r>
      <w:r w:rsidRPr="00532D1B">
        <w:rPr>
          <w:i/>
          <w:iCs/>
          <w:sz w:val="16"/>
        </w:rPr>
        <w:t>Proceedings of the 2017 Conference on Learning Theory</w:t>
      </w:r>
      <w:r w:rsidRPr="00532D1B">
        <w:rPr>
          <w:sz w:val="16"/>
        </w:rPr>
        <w:t>, PMLR, Jun. 2017, pp. 1674–1703. Accessed: Jun. 11, 2025. [Online]. Available: https://proceedings.mlr.press/v65/raginsky17a.html</w:t>
      </w:r>
    </w:p>
    <w:p w14:paraId="124C4CD7" w14:textId="7302ECB9" w:rsidR="000620B6" w:rsidRPr="00532D1B" w:rsidRDefault="000620B6" w:rsidP="00ED1F6A">
      <w:pPr>
        <w:pStyle w:val="references"/>
        <w:numPr>
          <w:ilvl w:val="0"/>
          <w:numId w:val="0"/>
        </w:numPr>
        <w:ind w:left="354"/>
      </w:pPr>
      <w:r w:rsidRPr="00532D1B">
        <w:fldChar w:fldCharType="end"/>
      </w:r>
    </w:p>
    <w:p w14:paraId="2A5DE92A" w14:textId="77777777" w:rsidR="009303D9" w:rsidRPr="00ED1F6A" w:rsidRDefault="001A42EA" w:rsidP="00F96569">
      <w:pPr>
        <w:pStyle w:val="references"/>
        <w:numPr>
          <w:ilvl w:val="0"/>
          <w:numId w:val="0"/>
        </w:numPr>
        <w:ind w:left="360" w:hanging="360"/>
        <w:jc w:val="center"/>
        <w:rPr>
          <w:rFonts w:eastAsia="SimSun"/>
          <w:b/>
          <w:noProof w:val="0"/>
          <w:color w:val="EE0000"/>
          <w:spacing w:val="-1"/>
          <w:sz w:val="20"/>
          <w:szCs w:val="20"/>
          <w:lang w:val="x-none" w:eastAsia="x-none"/>
        </w:rPr>
        <w:sectPr w:rsidR="009303D9" w:rsidRPr="00ED1F6A" w:rsidSect="00C919A4">
          <w:type w:val="continuous"/>
          <w:pgSz w:w="12240" w:h="15840" w:code="1"/>
          <w:pgMar w:top="1080" w:right="907" w:bottom="1440" w:left="907" w:header="720" w:footer="720" w:gutter="0"/>
          <w:cols w:num="2" w:space="360"/>
          <w:docGrid w:linePitch="360"/>
        </w:sectPr>
      </w:pPr>
      <w:r w:rsidRPr="00532D1B">
        <w:rPr>
          <w:rFonts w:eastAsia="SimSun"/>
          <w:b/>
          <w:noProof w:val="0"/>
          <w:color w:val="EE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532D1B">
        <w:rPr>
          <w:rFonts w:eastAsia="SimSun"/>
          <w:b/>
          <w:noProof w:val="0"/>
          <w:color w:val="EE0000"/>
          <w:spacing w:val="-1"/>
          <w:sz w:val="20"/>
          <w:szCs w:val="20"/>
          <w:lang w:eastAsia="x-none"/>
        </w:rPr>
        <w:t>may</w:t>
      </w:r>
      <w:r w:rsidRPr="00532D1B">
        <w:rPr>
          <w:rFonts w:eastAsia="SimSun"/>
          <w:b/>
          <w:noProof w:val="0"/>
          <w:color w:val="EE0000"/>
          <w:spacing w:val="-1"/>
          <w:sz w:val="20"/>
          <w:szCs w:val="20"/>
          <w:lang w:val="x-none" w:eastAsia="x-none"/>
        </w:rPr>
        <w:t xml:space="preserve"> result in your paper not being published.</w:t>
      </w:r>
    </w:p>
    <w:p w14:paraId="6FC6C90C"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6DFB9" w14:textId="77777777" w:rsidR="004E3885" w:rsidRDefault="004E3885" w:rsidP="001A3B3D">
      <w:r>
        <w:separator/>
      </w:r>
    </w:p>
  </w:endnote>
  <w:endnote w:type="continuationSeparator" w:id="0">
    <w:p w14:paraId="1B382A68" w14:textId="77777777" w:rsidR="004E3885" w:rsidRDefault="004E388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inux Biolinum">
    <w:altName w:val="Times New Roman"/>
    <w:charset w:val="00"/>
    <w:family w:val="auto"/>
    <w:pitch w:val="variable"/>
    <w:sig w:usb0="E0000AFF" w:usb1="5000E5FB" w:usb2="00000020" w:usb3="00000000" w:csb0="000001BF" w:csb1="00000000"/>
  </w:font>
  <w:font w:name="Linux Libertine">
    <w:altName w:val="Times New Roman"/>
    <w:charset w:val="00"/>
    <w:family w:val="auto"/>
    <w:pitch w:val="variable"/>
    <w:sig w:usb0="E0000AFF" w:usb1="5200E5FB" w:usb2="02000020" w:usb3="00000000" w:csb0="000001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21F62"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CEC3A" w14:textId="77777777" w:rsidR="004E3885" w:rsidRDefault="004E3885" w:rsidP="001A3B3D">
      <w:r>
        <w:separator/>
      </w:r>
    </w:p>
  </w:footnote>
  <w:footnote w:type="continuationSeparator" w:id="0">
    <w:p w14:paraId="5BCD6FCE" w14:textId="77777777" w:rsidR="004E3885" w:rsidRDefault="004E388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06F3153"/>
    <w:multiLevelType w:val="multilevel"/>
    <w:tmpl w:val="10CE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45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6B33A76"/>
    <w:multiLevelType w:val="multilevel"/>
    <w:tmpl w:val="0FD8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9184D22"/>
    <w:multiLevelType w:val="multilevel"/>
    <w:tmpl w:val="A516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377641">
    <w:abstractNumId w:val="14"/>
  </w:num>
  <w:num w:numId="2" w16cid:durableId="1397439891">
    <w:abstractNumId w:val="21"/>
  </w:num>
  <w:num w:numId="3" w16cid:durableId="539585121">
    <w:abstractNumId w:val="13"/>
  </w:num>
  <w:num w:numId="4" w16cid:durableId="1505513160">
    <w:abstractNumId w:val="17"/>
  </w:num>
  <w:num w:numId="5" w16cid:durableId="978925957">
    <w:abstractNumId w:val="17"/>
  </w:num>
  <w:num w:numId="6" w16cid:durableId="1721400726">
    <w:abstractNumId w:val="17"/>
  </w:num>
  <w:num w:numId="7" w16cid:durableId="687826470">
    <w:abstractNumId w:val="17"/>
  </w:num>
  <w:num w:numId="8" w16cid:durableId="143812469">
    <w:abstractNumId w:val="19"/>
  </w:num>
  <w:num w:numId="9" w16cid:durableId="1364867722">
    <w:abstractNumId w:val="22"/>
  </w:num>
  <w:num w:numId="10" w16cid:durableId="2029989048">
    <w:abstractNumId w:val="15"/>
  </w:num>
  <w:num w:numId="11" w16cid:durableId="642739898">
    <w:abstractNumId w:val="12"/>
  </w:num>
  <w:num w:numId="12" w16cid:durableId="1272741182">
    <w:abstractNumId w:val="11"/>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8"/>
  </w:num>
  <w:num w:numId="25" w16cid:durableId="1917282883">
    <w:abstractNumId w:val="19"/>
  </w:num>
  <w:num w:numId="26" w16cid:durableId="705445534">
    <w:abstractNumId w:val="19"/>
  </w:num>
  <w:num w:numId="27" w16cid:durableId="1152285175">
    <w:abstractNumId w:val="22"/>
  </w:num>
  <w:num w:numId="28" w16cid:durableId="434987186">
    <w:abstractNumId w:val="21"/>
  </w:num>
  <w:num w:numId="29" w16cid:durableId="1238128951">
    <w:abstractNumId w:val="20"/>
  </w:num>
  <w:num w:numId="30" w16cid:durableId="324206769">
    <w:abstractNumId w:val="21"/>
  </w:num>
  <w:num w:numId="31" w16cid:durableId="1473137335">
    <w:abstractNumId w:val="18"/>
    <w:lvlOverride w:ilvl="0">
      <w:startOverride w:val="1"/>
    </w:lvlOverride>
  </w:num>
  <w:num w:numId="32" w16cid:durableId="1376849840">
    <w:abstractNumId w:val="18"/>
    <w:lvlOverride w:ilvl="0">
      <w:startOverride w:val="1"/>
    </w:lvlOverride>
  </w:num>
  <w:num w:numId="33" w16cid:durableId="371930713">
    <w:abstractNumId w:val="18"/>
    <w:lvlOverride w:ilvl="0">
      <w:startOverride w:val="1"/>
    </w:lvlOverride>
  </w:num>
  <w:num w:numId="34" w16cid:durableId="13788165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05818143">
    <w:abstractNumId w:val="23"/>
  </w:num>
  <w:num w:numId="36" w16cid:durableId="123570434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a Sarieddine">
    <w15:presenceInfo w15:providerId="AD" w15:userId="S::csaried@uw.edu::4b7ad708-6451-4994-9e68-18b8128f9b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593B"/>
    <w:rsid w:val="0004781E"/>
    <w:rsid w:val="000620B6"/>
    <w:rsid w:val="000731BA"/>
    <w:rsid w:val="0008758A"/>
    <w:rsid w:val="000C1E68"/>
    <w:rsid w:val="000D19DC"/>
    <w:rsid w:val="000E6B58"/>
    <w:rsid w:val="0012452E"/>
    <w:rsid w:val="00127105"/>
    <w:rsid w:val="00134B39"/>
    <w:rsid w:val="00136F70"/>
    <w:rsid w:val="00143378"/>
    <w:rsid w:val="0015079E"/>
    <w:rsid w:val="00156B74"/>
    <w:rsid w:val="00165FED"/>
    <w:rsid w:val="00182BF0"/>
    <w:rsid w:val="001A2EFD"/>
    <w:rsid w:val="001A3B3D"/>
    <w:rsid w:val="001A42EA"/>
    <w:rsid w:val="001A710E"/>
    <w:rsid w:val="001B67DC"/>
    <w:rsid w:val="001B7D0D"/>
    <w:rsid w:val="001D45A2"/>
    <w:rsid w:val="001D5424"/>
    <w:rsid w:val="001D7BCF"/>
    <w:rsid w:val="002001F5"/>
    <w:rsid w:val="00213887"/>
    <w:rsid w:val="002254A9"/>
    <w:rsid w:val="00233D97"/>
    <w:rsid w:val="00254124"/>
    <w:rsid w:val="002850E3"/>
    <w:rsid w:val="00292CFC"/>
    <w:rsid w:val="002D4A16"/>
    <w:rsid w:val="002E0CCC"/>
    <w:rsid w:val="002E4CCC"/>
    <w:rsid w:val="003118BF"/>
    <w:rsid w:val="003175C6"/>
    <w:rsid w:val="00327DC4"/>
    <w:rsid w:val="00354FCF"/>
    <w:rsid w:val="003A19E2"/>
    <w:rsid w:val="0041306F"/>
    <w:rsid w:val="00421EC6"/>
    <w:rsid w:val="00424905"/>
    <w:rsid w:val="004325FB"/>
    <w:rsid w:val="004432BA"/>
    <w:rsid w:val="0044407E"/>
    <w:rsid w:val="004701F4"/>
    <w:rsid w:val="004706A2"/>
    <w:rsid w:val="004A1E2F"/>
    <w:rsid w:val="004C4768"/>
    <w:rsid w:val="004D72B5"/>
    <w:rsid w:val="004E2829"/>
    <w:rsid w:val="004E3885"/>
    <w:rsid w:val="004F6D98"/>
    <w:rsid w:val="0050264C"/>
    <w:rsid w:val="00505622"/>
    <w:rsid w:val="005152FB"/>
    <w:rsid w:val="0051670A"/>
    <w:rsid w:val="00530F1C"/>
    <w:rsid w:val="00532D1B"/>
    <w:rsid w:val="005353FE"/>
    <w:rsid w:val="00545ECD"/>
    <w:rsid w:val="00547E73"/>
    <w:rsid w:val="00550CF2"/>
    <w:rsid w:val="00551B7F"/>
    <w:rsid w:val="00565BB3"/>
    <w:rsid w:val="0056610F"/>
    <w:rsid w:val="00567613"/>
    <w:rsid w:val="00575BCA"/>
    <w:rsid w:val="005B0344"/>
    <w:rsid w:val="005B520E"/>
    <w:rsid w:val="005E2800"/>
    <w:rsid w:val="00625654"/>
    <w:rsid w:val="006347CF"/>
    <w:rsid w:val="00645D22"/>
    <w:rsid w:val="00651A08"/>
    <w:rsid w:val="00654204"/>
    <w:rsid w:val="00670434"/>
    <w:rsid w:val="00692505"/>
    <w:rsid w:val="00695818"/>
    <w:rsid w:val="006A7B3F"/>
    <w:rsid w:val="006B2BBD"/>
    <w:rsid w:val="006B6B66"/>
    <w:rsid w:val="006F6D3D"/>
    <w:rsid w:val="00700E5A"/>
    <w:rsid w:val="00704134"/>
    <w:rsid w:val="00715BEA"/>
    <w:rsid w:val="00740EEA"/>
    <w:rsid w:val="00794804"/>
    <w:rsid w:val="007B33F1"/>
    <w:rsid w:val="007C0308"/>
    <w:rsid w:val="007C2FF2"/>
    <w:rsid w:val="007D6232"/>
    <w:rsid w:val="007D63D7"/>
    <w:rsid w:val="007F1F99"/>
    <w:rsid w:val="007F2A25"/>
    <w:rsid w:val="007F768F"/>
    <w:rsid w:val="008012FF"/>
    <w:rsid w:val="0080791D"/>
    <w:rsid w:val="00841165"/>
    <w:rsid w:val="008464C3"/>
    <w:rsid w:val="00873603"/>
    <w:rsid w:val="0088407E"/>
    <w:rsid w:val="008855D6"/>
    <w:rsid w:val="00895246"/>
    <w:rsid w:val="008A2C7D"/>
    <w:rsid w:val="008A7A21"/>
    <w:rsid w:val="008C4B23"/>
    <w:rsid w:val="008D0B70"/>
    <w:rsid w:val="008D2E32"/>
    <w:rsid w:val="008F6E2C"/>
    <w:rsid w:val="0091328E"/>
    <w:rsid w:val="009303D9"/>
    <w:rsid w:val="00933C64"/>
    <w:rsid w:val="00972203"/>
    <w:rsid w:val="0097479C"/>
    <w:rsid w:val="00981F2A"/>
    <w:rsid w:val="00985553"/>
    <w:rsid w:val="009C173F"/>
    <w:rsid w:val="009C5AFC"/>
    <w:rsid w:val="009E713D"/>
    <w:rsid w:val="00A00859"/>
    <w:rsid w:val="00A059B3"/>
    <w:rsid w:val="00A06440"/>
    <w:rsid w:val="00A70FD2"/>
    <w:rsid w:val="00A83751"/>
    <w:rsid w:val="00AD1B37"/>
    <w:rsid w:val="00AE3409"/>
    <w:rsid w:val="00AF25FA"/>
    <w:rsid w:val="00B04FBF"/>
    <w:rsid w:val="00B11A60"/>
    <w:rsid w:val="00B22613"/>
    <w:rsid w:val="00B87B52"/>
    <w:rsid w:val="00BA0278"/>
    <w:rsid w:val="00BA1025"/>
    <w:rsid w:val="00BA1A4E"/>
    <w:rsid w:val="00BC2DEF"/>
    <w:rsid w:val="00BC3420"/>
    <w:rsid w:val="00BC5019"/>
    <w:rsid w:val="00BE1302"/>
    <w:rsid w:val="00BE4C4B"/>
    <w:rsid w:val="00BE7D3C"/>
    <w:rsid w:val="00BF04C9"/>
    <w:rsid w:val="00BF32A3"/>
    <w:rsid w:val="00BF5FF6"/>
    <w:rsid w:val="00C0207F"/>
    <w:rsid w:val="00C11F4F"/>
    <w:rsid w:val="00C16117"/>
    <w:rsid w:val="00C20738"/>
    <w:rsid w:val="00C3075A"/>
    <w:rsid w:val="00C60D45"/>
    <w:rsid w:val="00C76FFC"/>
    <w:rsid w:val="00C919A4"/>
    <w:rsid w:val="00C95381"/>
    <w:rsid w:val="00CA4392"/>
    <w:rsid w:val="00CA66D4"/>
    <w:rsid w:val="00CA6CB5"/>
    <w:rsid w:val="00CC393F"/>
    <w:rsid w:val="00CF1242"/>
    <w:rsid w:val="00D04CE1"/>
    <w:rsid w:val="00D13749"/>
    <w:rsid w:val="00D2176E"/>
    <w:rsid w:val="00D3068A"/>
    <w:rsid w:val="00D36AEE"/>
    <w:rsid w:val="00D50D3D"/>
    <w:rsid w:val="00D60C06"/>
    <w:rsid w:val="00D632BE"/>
    <w:rsid w:val="00D72D06"/>
    <w:rsid w:val="00D7522C"/>
    <w:rsid w:val="00D7536F"/>
    <w:rsid w:val="00D76668"/>
    <w:rsid w:val="00D934A0"/>
    <w:rsid w:val="00DA525A"/>
    <w:rsid w:val="00DC20AC"/>
    <w:rsid w:val="00DE0F0D"/>
    <w:rsid w:val="00E1514A"/>
    <w:rsid w:val="00E22880"/>
    <w:rsid w:val="00E35434"/>
    <w:rsid w:val="00E40058"/>
    <w:rsid w:val="00E60F20"/>
    <w:rsid w:val="00E61E12"/>
    <w:rsid w:val="00E7397F"/>
    <w:rsid w:val="00E7596C"/>
    <w:rsid w:val="00E849E5"/>
    <w:rsid w:val="00E878F2"/>
    <w:rsid w:val="00E965A7"/>
    <w:rsid w:val="00EA4B64"/>
    <w:rsid w:val="00ED0149"/>
    <w:rsid w:val="00ED1F6A"/>
    <w:rsid w:val="00ED4B2B"/>
    <w:rsid w:val="00EE53D6"/>
    <w:rsid w:val="00EF3E54"/>
    <w:rsid w:val="00EF7DE3"/>
    <w:rsid w:val="00F0002A"/>
    <w:rsid w:val="00F03103"/>
    <w:rsid w:val="00F1126C"/>
    <w:rsid w:val="00F12284"/>
    <w:rsid w:val="00F271DE"/>
    <w:rsid w:val="00F627DA"/>
    <w:rsid w:val="00F7288F"/>
    <w:rsid w:val="00F847A6"/>
    <w:rsid w:val="00F9441B"/>
    <w:rsid w:val="00F96569"/>
    <w:rsid w:val="00FA4C32"/>
    <w:rsid w:val="00FA6560"/>
    <w:rsid w:val="00FC52C0"/>
    <w:rsid w:val="00FC7E04"/>
    <w:rsid w:val="00FD4989"/>
    <w:rsid w:val="00FE7114"/>
    <w:rsid w:val="00FF43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customStyle="1" w:styleId="Titledocument">
    <w:name w:val="Title_document"/>
    <w:autoRedefine/>
    <w:qFormat/>
    <w:rsid w:val="007D63D7"/>
    <w:pPr>
      <w:spacing w:before="40" w:after="100"/>
      <w:jc w:val="center"/>
    </w:pPr>
    <w:rPr>
      <w:rFonts w:ascii="Linux Biolinum" w:eastAsia="Times New Roman" w:hAnsi="Linux Biolinum"/>
      <w:b/>
      <w:sz w:val="35"/>
    </w:rPr>
  </w:style>
  <w:style w:type="paragraph" w:styleId="NormalWeb">
    <w:name w:val="Normal (Web)"/>
    <w:basedOn w:val="Normal"/>
    <w:rsid w:val="007D63D7"/>
    <w:rPr>
      <w:sz w:val="24"/>
      <w:szCs w:val="24"/>
    </w:rPr>
  </w:style>
  <w:style w:type="paragraph" w:styleId="Bibliography">
    <w:name w:val="Bibliography"/>
    <w:basedOn w:val="Normal"/>
    <w:next w:val="Normal"/>
    <w:uiPriority w:val="37"/>
    <w:unhideWhenUsed/>
    <w:rsid w:val="000620B6"/>
    <w:pPr>
      <w:tabs>
        <w:tab w:val="left" w:pos="384"/>
      </w:tabs>
      <w:ind w:left="384" w:hanging="384"/>
    </w:pPr>
  </w:style>
  <w:style w:type="character" w:styleId="PlaceholderText">
    <w:name w:val="Placeholder Text"/>
    <w:basedOn w:val="DefaultParagraphFont"/>
    <w:uiPriority w:val="99"/>
    <w:semiHidden/>
    <w:rsid w:val="00ED4B2B"/>
    <w:rPr>
      <w:color w:val="666666"/>
    </w:rPr>
  </w:style>
  <w:style w:type="paragraph" w:styleId="Caption">
    <w:name w:val="caption"/>
    <w:basedOn w:val="Normal"/>
    <w:next w:val="Normal"/>
    <w:unhideWhenUsed/>
    <w:qFormat/>
    <w:rsid w:val="00F1126C"/>
    <w:pPr>
      <w:spacing w:after="200"/>
    </w:pPr>
    <w:rPr>
      <w:i/>
      <w:iCs/>
      <w:color w:val="44546A" w:themeColor="text2"/>
      <w:sz w:val="18"/>
      <w:szCs w:val="18"/>
    </w:rPr>
  </w:style>
  <w:style w:type="paragraph" w:styleId="Revision">
    <w:name w:val="Revision"/>
    <w:hidden/>
    <w:uiPriority w:val="99"/>
    <w:semiHidden/>
    <w:rsid w:val="00FD4989"/>
  </w:style>
  <w:style w:type="character" w:styleId="Strong">
    <w:name w:val="Strong"/>
    <w:basedOn w:val="DefaultParagraphFont"/>
    <w:uiPriority w:val="22"/>
    <w:qFormat/>
    <w:rsid w:val="005353FE"/>
    <w:rPr>
      <w:b/>
      <w:bCs/>
    </w:rPr>
  </w:style>
  <w:style w:type="paragraph" w:customStyle="1" w:styleId="ds-markdown-paragraph">
    <w:name w:val="ds-markdown-paragraph"/>
    <w:basedOn w:val="Normal"/>
    <w:rsid w:val="005353FE"/>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5839">
      <w:bodyDiv w:val="1"/>
      <w:marLeft w:val="0"/>
      <w:marRight w:val="0"/>
      <w:marTop w:val="0"/>
      <w:marBottom w:val="0"/>
      <w:divBdr>
        <w:top w:val="none" w:sz="0" w:space="0" w:color="auto"/>
        <w:left w:val="none" w:sz="0" w:space="0" w:color="auto"/>
        <w:bottom w:val="none" w:sz="0" w:space="0" w:color="auto"/>
        <w:right w:val="none" w:sz="0" w:space="0" w:color="auto"/>
      </w:divBdr>
    </w:div>
    <w:div w:id="87701358">
      <w:bodyDiv w:val="1"/>
      <w:marLeft w:val="0"/>
      <w:marRight w:val="0"/>
      <w:marTop w:val="0"/>
      <w:marBottom w:val="0"/>
      <w:divBdr>
        <w:top w:val="none" w:sz="0" w:space="0" w:color="auto"/>
        <w:left w:val="none" w:sz="0" w:space="0" w:color="auto"/>
        <w:bottom w:val="none" w:sz="0" w:space="0" w:color="auto"/>
        <w:right w:val="none" w:sz="0" w:space="0" w:color="auto"/>
      </w:divBdr>
    </w:div>
    <w:div w:id="188880491">
      <w:bodyDiv w:val="1"/>
      <w:marLeft w:val="0"/>
      <w:marRight w:val="0"/>
      <w:marTop w:val="0"/>
      <w:marBottom w:val="0"/>
      <w:divBdr>
        <w:top w:val="none" w:sz="0" w:space="0" w:color="auto"/>
        <w:left w:val="none" w:sz="0" w:space="0" w:color="auto"/>
        <w:bottom w:val="none" w:sz="0" w:space="0" w:color="auto"/>
        <w:right w:val="none" w:sz="0" w:space="0" w:color="auto"/>
      </w:divBdr>
    </w:div>
    <w:div w:id="235748460">
      <w:bodyDiv w:val="1"/>
      <w:marLeft w:val="0"/>
      <w:marRight w:val="0"/>
      <w:marTop w:val="0"/>
      <w:marBottom w:val="0"/>
      <w:divBdr>
        <w:top w:val="none" w:sz="0" w:space="0" w:color="auto"/>
        <w:left w:val="none" w:sz="0" w:space="0" w:color="auto"/>
        <w:bottom w:val="none" w:sz="0" w:space="0" w:color="auto"/>
        <w:right w:val="none" w:sz="0" w:space="0" w:color="auto"/>
      </w:divBdr>
    </w:div>
    <w:div w:id="472135544">
      <w:bodyDiv w:val="1"/>
      <w:marLeft w:val="0"/>
      <w:marRight w:val="0"/>
      <w:marTop w:val="0"/>
      <w:marBottom w:val="0"/>
      <w:divBdr>
        <w:top w:val="none" w:sz="0" w:space="0" w:color="auto"/>
        <w:left w:val="none" w:sz="0" w:space="0" w:color="auto"/>
        <w:bottom w:val="none" w:sz="0" w:space="0" w:color="auto"/>
        <w:right w:val="none" w:sz="0" w:space="0" w:color="auto"/>
      </w:divBdr>
    </w:div>
    <w:div w:id="545067986">
      <w:bodyDiv w:val="1"/>
      <w:marLeft w:val="0"/>
      <w:marRight w:val="0"/>
      <w:marTop w:val="0"/>
      <w:marBottom w:val="0"/>
      <w:divBdr>
        <w:top w:val="none" w:sz="0" w:space="0" w:color="auto"/>
        <w:left w:val="none" w:sz="0" w:space="0" w:color="auto"/>
        <w:bottom w:val="none" w:sz="0" w:space="0" w:color="auto"/>
        <w:right w:val="none" w:sz="0" w:space="0" w:color="auto"/>
      </w:divBdr>
    </w:div>
    <w:div w:id="584846740">
      <w:bodyDiv w:val="1"/>
      <w:marLeft w:val="0"/>
      <w:marRight w:val="0"/>
      <w:marTop w:val="0"/>
      <w:marBottom w:val="0"/>
      <w:divBdr>
        <w:top w:val="none" w:sz="0" w:space="0" w:color="auto"/>
        <w:left w:val="none" w:sz="0" w:space="0" w:color="auto"/>
        <w:bottom w:val="none" w:sz="0" w:space="0" w:color="auto"/>
        <w:right w:val="none" w:sz="0" w:space="0" w:color="auto"/>
      </w:divBdr>
      <w:divsChild>
        <w:div w:id="421150167">
          <w:marLeft w:val="0"/>
          <w:marRight w:val="0"/>
          <w:marTop w:val="180"/>
          <w:marBottom w:val="0"/>
          <w:divBdr>
            <w:top w:val="none" w:sz="0" w:space="0" w:color="auto"/>
            <w:left w:val="none" w:sz="0" w:space="0" w:color="auto"/>
            <w:bottom w:val="none" w:sz="0" w:space="0" w:color="auto"/>
            <w:right w:val="none" w:sz="0" w:space="0" w:color="auto"/>
          </w:divBdr>
          <w:divsChild>
            <w:div w:id="2006127061">
              <w:marLeft w:val="0"/>
              <w:marRight w:val="0"/>
              <w:marTop w:val="0"/>
              <w:marBottom w:val="0"/>
              <w:divBdr>
                <w:top w:val="none" w:sz="0" w:space="0" w:color="auto"/>
                <w:left w:val="none" w:sz="0" w:space="0" w:color="auto"/>
                <w:bottom w:val="none" w:sz="0" w:space="0" w:color="auto"/>
                <w:right w:val="none" w:sz="0" w:space="0" w:color="auto"/>
              </w:divBdr>
              <w:divsChild>
                <w:div w:id="396974193">
                  <w:marLeft w:val="0"/>
                  <w:marRight w:val="0"/>
                  <w:marTop w:val="0"/>
                  <w:marBottom w:val="0"/>
                  <w:divBdr>
                    <w:top w:val="none" w:sz="0" w:space="0" w:color="auto"/>
                    <w:left w:val="none" w:sz="0" w:space="0" w:color="auto"/>
                    <w:bottom w:val="none" w:sz="0" w:space="0" w:color="auto"/>
                    <w:right w:val="none" w:sz="0" w:space="0" w:color="auto"/>
                  </w:divBdr>
                  <w:divsChild>
                    <w:div w:id="28185649">
                      <w:marLeft w:val="0"/>
                      <w:marRight w:val="0"/>
                      <w:marTop w:val="0"/>
                      <w:marBottom w:val="0"/>
                      <w:divBdr>
                        <w:top w:val="single" w:sz="6" w:space="9" w:color="D0D0D0"/>
                        <w:left w:val="single" w:sz="6" w:space="9" w:color="D0D0D0"/>
                        <w:bottom w:val="single" w:sz="6" w:space="9" w:color="D0D0D0"/>
                        <w:right w:val="single" w:sz="6" w:space="9" w:color="D0D0D0"/>
                      </w:divBdr>
                    </w:div>
                  </w:divsChild>
                </w:div>
              </w:divsChild>
            </w:div>
          </w:divsChild>
        </w:div>
      </w:divsChild>
    </w:div>
    <w:div w:id="632557840">
      <w:bodyDiv w:val="1"/>
      <w:marLeft w:val="0"/>
      <w:marRight w:val="0"/>
      <w:marTop w:val="0"/>
      <w:marBottom w:val="0"/>
      <w:divBdr>
        <w:top w:val="none" w:sz="0" w:space="0" w:color="auto"/>
        <w:left w:val="none" w:sz="0" w:space="0" w:color="auto"/>
        <w:bottom w:val="none" w:sz="0" w:space="0" w:color="auto"/>
        <w:right w:val="none" w:sz="0" w:space="0" w:color="auto"/>
      </w:divBdr>
    </w:div>
    <w:div w:id="876039419">
      <w:bodyDiv w:val="1"/>
      <w:marLeft w:val="0"/>
      <w:marRight w:val="0"/>
      <w:marTop w:val="0"/>
      <w:marBottom w:val="0"/>
      <w:divBdr>
        <w:top w:val="none" w:sz="0" w:space="0" w:color="auto"/>
        <w:left w:val="none" w:sz="0" w:space="0" w:color="auto"/>
        <w:bottom w:val="none" w:sz="0" w:space="0" w:color="auto"/>
        <w:right w:val="none" w:sz="0" w:space="0" w:color="auto"/>
      </w:divBdr>
      <w:divsChild>
        <w:div w:id="1273169239">
          <w:marLeft w:val="0"/>
          <w:marRight w:val="0"/>
          <w:marTop w:val="180"/>
          <w:marBottom w:val="0"/>
          <w:divBdr>
            <w:top w:val="none" w:sz="0" w:space="0" w:color="auto"/>
            <w:left w:val="none" w:sz="0" w:space="0" w:color="auto"/>
            <w:bottom w:val="none" w:sz="0" w:space="0" w:color="auto"/>
            <w:right w:val="none" w:sz="0" w:space="0" w:color="auto"/>
          </w:divBdr>
          <w:divsChild>
            <w:div w:id="87233249">
              <w:marLeft w:val="0"/>
              <w:marRight w:val="0"/>
              <w:marTop w:val="0"/>
              <w:marBottom w:val="0"/>
              <w:divBdr>
                <w:top w:val="none" w:sz="0" w:space="0" w:color="auto"/>
                <w:left w:val="none" w:sz="0" w:space="0" w:color="auto"/>
                <w:bottom w:val="none" w:sz="0" w:space="0" w:color="auto"/>
                <w:right w:val="none" w:sz="0" w:space="0" w:color="auto"/>
              </w:divBdr>
              <w:divsChild>
                <w:div w:id="1074933580">
                  <w:marLeft w:val="0"/>
                  <w:marRight w:val="0"/>
                  <w:marTop w:val="0"/>
                  <w:marBottom w:val="0"/>
                  <w:divBdr>
                    <w:top w:val="none" w:sz="0" w:space="0" w:color="auto"/>
                    <w:left w:val="none" w:sz="0" w:space="0" w:color="auto"/>
                    <w:bottom w:val="none" w:sz="0" w:space="0" w:color="auto"/>
                    <w:right w:val="none" w:sz="0" w:space="0" w:color="auto"/>
                  </w:divBdr>
                  <w:divsChild>
                    <w:div w:id="1558128314">
                      <w:marLeft w:val="0"/>
                      <w:marRight w:val="0"/>
                      <w:marTop w:val="0"/>
                      <w:marBottom w:val="0"/>
                      <w:divBdr>
                        <w:top w:val="single" w:sz="6" w:space="9" w:color="D0D0D0"/>
                        <w:left w:val="single" w:sz="6" w:space="9" w:color="D0D0D0"/>
                        <w:bottom w:val="single" w:sz="6" w:space="9" w:color="D0D0D0"/>
                        <w:right w:val="single" w:sz="6" w:space="9" w:color="D0D0D0"/>
                      </w:divBdr>
                    </w:div>
                  </w:divsChild>
                </w:div>
              </w:divsChild>
            </w:div>
          </w:divsChild>
        </w:div>
      </w:divsChild>
    </w:div>
    <w:div w:id="904414099">
      <w:bodyDiv w:val="1"/>
      <w:marLeft w:val="0"/>
      <w:marRight w:val="0"/>
      <w:marTop w:val="0"/>
      <w:marBottom w:val="0"/>
      <w:divBdr>
        <w:top w:val="none" w:sz="0" w:space="0" w:color="auto"/>
        <w:left w:val="none" w:sz="0" w:space="0" w:color="auto"/>
        <w:bottom w:val="none" w:sz="0" w:space="0" w:color="auto"/>
        <w:right w:val="none" w:sz="0" w:space="0" w:color="auto"/>
      </w:divBdr>
    </w:div>
    <w:div w:id="919875969">
      <w:bodyDiv w:val="1"/>
      <w:marLeft w:val="0"/>
      <w:marRight w:val="0"/>
      <w:marTop w:val="0"/>
      <w:marBottom w:val="0"/>
      <w:divBdr>
        <w:top w:val="none" w:sz="0" w:space="0" w:color="auto"/>
        <w:left w:val="none" w:sz="0" w:space="0" w:color="auto"/>
        <w:bottom w:val="none" w:sz="0" w:space="0" w:color="auto"/>
        <w:right w:val="none" w:sz="0" w:space="0" w:color="auto"/>
      </w:divBdr>
    </w:div>
    <w:div w:id="936252854">
      <w:bodyDiv w:val="1"/>
      <w:marLeft w:val="0"/>
      <w:marRight w:val="0"/>
      <w:marTop w:val="0"/>
      <w:marBottom w:val="0"/>
      <w:divBdr>
        <w:top w:val="none" w:sz="0" w:space="0" w:color="auto"/>
        <w:left w:val="none" w:sz="0" w:space="0" w:color="auto"/>
        <w:bottom w:val="none" w:sz="0" w:space="0" w:color="auto"/>
        <w:right w:val="none" w:sz="0" w:space="0" w:color="auto"/>
      </w:divBdr>
    </w:div>
    <w:div w:id="989139660">
      <w:bodyDiv w:val="1"/>
      <w:marLeft w:val="0"/>
      <w:marRight w:val="0"/>
      <w:marTop w:val="0"/>
      <w:marBottom w:val="0"/>
      <w:divBdr>
        <w:top w:val="none" w:sz="0" w:space="0" w:color="auto"/>
        <w:left w:val="none" w:sz="0" w:space="0" w:color="auto"/>
        <w:bottom w:val="none" w:sz="0" w:space="0" w:color="auto"/>
        <w:right w:val="none" w:sz="0" w:space="0" w:color="auto"/>
      </w:divBdr>
    </w:div>
    <w:div w:id="1260989216">
      <w:bodyDiv w:val="1"/>
      <w:marLeft w:val="0"/>
      <w:marRight w:val="0"/>
      <w:marTop w:val="0"/>
      <w:marBottom w:val="0"/>
      <w:divBdr>
        <w:top w:val="none" w:sz="0" w:space="0" w:color="auto"/>
        <w:left w:val="none" w:sz="0" w:space="0" w:color="auto"/>
        <w:bottom w:val="none" w:sz="0" w:space="0" w:color="auto"/>
        <w:right w:val="none" w:sz="0" w:space="0" w:color="auto"/>
      </w:divBdr>
      <w:divsChild>
        <w:div w:id="1592200158">
          <w:marLeft w:val="0"/>
          <w:marRight w:val="0"/>
          <w:marTop w:val="0"/>
          <w:marBottom w:val="0"/>
          <w:divBdr>
            <w:top w:val="none" w:sz="0" w:space="0" w:color="auto"/>
            <w:left w:val="none" w:sz="0" w:space="0" w:color="auto"/>
            <w:bottom w:val="none" w:sz="0" w:space="0" w:color="auto"/>
            <w:right w:val="none" w:sz="0" w:space="0" w:color="auto"/>
          </w:divBdr>
          <w:divsChild>
            <w:div w:id="1430850185">
              <w:marLeft w:val="0"/>
              <w:marRight w:val="0"/>
              <w:marTop w:val="0"/>
              <w:marBottom w:val="0"/>
              <w:divBdr>
                <w:top w:val="none" w:sz="0" w:space="0" w:color="auto"/>
                <w:left w:val="none" w:sz="0" w:space="0" w:color="auto"/>
                <w:bottom w:val="none" w:sz="0" w:space="0" w:color="auto"/>
                <w:right w:val="none" w:sz="0" w:space="0" w:color="auto"/>
              </w:divBdr>
            </w:div>
            <w:div w:id="456529313">
              <w:marLeft w:val="0"/>
              <w:marRight w:val="0"/>
              <w:marTop w:val="0"/>
              <w:marBottom w:val="0"/>
              <w:divBdr>
                <w:top w:val="none" w:sz="0" w:space="0" w:color="auto"/>
                <w:left w:val="none" w:sz="0" w:space="0" w:color="auto"/>
                <w:bottom w:val="none" w:sz="0" w:space="0" w:color="auto"/>
                <w:right w:val="none" w:sz="0" w:space="0" w:color="auto"/>
              </w:divBdr>
              <w:divsChild>
                <w:div w:id="207497837">
                  <w:marLeft w:val="0"/>
                  <w:marRight w:val="0"/>
                  <w:marTop w:val="0"/>
                  <w:marBottom w:val="0"/>
                  <w:divBdr>
                    <w:top w:val="none" w:sz="0" w:space="0" w:color="auto"/>
                    <w:left w:val="none" w:sz="0" w:space="0" w:color="auto"/>
                    <w:bottom w:val="none" w:sz="0" w:space="0" w:color="auto"/>
                    <w:right w:val="none" w:sz="0" w:space="0" w:color="auto"/>
                  </w:divBdr>
                  <w:divsChild>
                    <w:div w:id="6141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722191">
      <w:bodyDiv w:val="1"/>
      <w:marLeft w:val="0"/>
      <w:marRight w:val="0"/>
      <w:marTop w:val="0"/>
      <w:marBottom w:val="0"/>
      <w:divBdr>
        <w:top w:val="none" w:sz="0" w:space="0" w:color="auto"/>
        <w:left w:val="none" w:sz="0" w:space="0" w:color="auto"/>
        <w:bottom w:val="none" w:sz="0" w:space="0" w:color="auto"/>
        <w:right w:val="none" w:sz="0" w:space="0" w:color="auto"/>
      </w:divBdr>
    </w:div>
    <w:div w:id="1276405412">
      <w:bodyDiv w:val="1"/>
      <w:marLeft w:val="0"/>
      <w:marRight w:val="0"/>
      <w:marTop w:val="0"/>
      <w:marBottom w:val="0"/>
      <w:divBdr>
        <w:top w:val="none" w:sz="0" w:space="0" w:color="auto"/>
        <w:left w:val="none" w:sz="0" w:space="0" w:color="auto"/>
        <w:bottom w:val="none" w:sz="0" w:space="0" w:color="auto"/>
        <w:right w:val="none" w:sz="0" w:space="0" w:color="auto"/>
      </w:divBdr>
    </w:div>
    <w:div w:id="1403719189">
      <w:bodyDiv w:val="1"/>
      <w:marLeft w:val="0"/>
      <w:marRight w:val="0"/>
      <w:marTop w:val="0"/>
      <w:marBottom w:val="0"/>
      <w:divBdr>
        <w:top w:val="none" w:sz="0" w:space="0" w:color="auto"/>
        <w:left w:val="none" w:sz="0" w:space="0" w:color="auto"/>
        <w:bottom w:val="none" w:sz="0" w:space="0" w:color="auto"/>
        <w:right w:val="none" w:sz="0" w:space="0" w:color="auto"/>
      </w:divBdr>
    </w:div>
    <w:div w:id="1415318718">
      <w:bodyDiv w:val="1"/>
      <w:marLeft w:val="0"/>
      <w:marRight w:val="0"/>
      <w:marTop w:val="0"/>
      <w:marBottom w:val="0"/>
      <w:divBdr>
        <w:top w:val="none" w:sz="0" w:space="0" w:color="auto"/>
        <w:left w:val="none" w:sz="0" w:space="0" w:color="auto"/>
        <w:bottom w:val="none" w:sz="0" w:space="0" w:color="auto"/>
        <w:right w:val="none" w:sz="0" w:space="0" w:color="auto"/>
      </w:divBdr>
    </w:div>
    <w:div w:id="1422753474">
      <w:bodyDiv w:val="1"/>
      <w:marLeft w:val="0"/>
      <w:marRight w:val="0"/>
      <w:marTop w:val="0"/>
      <w:marBottom w:val="0"/>
      <w:divBdr>
        <w:top w:val="none" w:sz="0" w:space="0" w:color="auto"/>
        <w:left w:val="none" w:sz="0" w:space="0" w:color="auto"/>
        <w:bottom w:val="none" w:sz="0" w:space="0" w:color="auto"/>
        <w:right w:val="none" w:sz="0" w:space="0" w:color="auto"/>
      </w:divBdr>
    </w:div>
    <w:div w:id="1442139964">
      <w:bodyDiv w:val="1"/>
      <w:marLeft w:val="0"/>
      <w:marRight w:val="0"/>
      <w:marTop w:val="0"/>
      <w:marBottom w:val="0"/>
      <w:divBdr>
        <w:top w:val="none" w:sz="0" w:space="0" w:color="auto"/>
        <w:left w:val="none" w:sz="0" w:space="0" w:color="auto"/>
        <w:bottom w:val="none" w:sz="0" w:space="0" w:color="auto"/>
        <w:right w:val="none" w:sz="0" w:space="0" w:color="auto"/>
      </w:divBdr>
    </w:div>
    <w:div w:id="1478650733">
      <w:bodyDiv w:val="1"/>
      <w:marLeft w:val="0"/>
      <w:marRight w:val="0"/>
      <w:marTop w:val="0"/>
      <w:marBottom w:val="0"/>
      <w:divBdr>
        <w:top w:val="none" w:sz="0" w:space="0" w:color="auto"/>
        <w:left w:val="none" w:sz="0" w:space="0" w:color="auto"/>
        <w:bottom w:val="none" w:sz="0" w:space="0" w:color="auto"/>
        <w:right w:val="none" w:sz="0" w:space="0" w:color="auto"/>
      </w:divBdr>
    </w:div>
    <w:div w:id="1495686387">
      <w:bodyDiv w:val="1"/>
      <w:marLeft w:val="0"/>
      <w:marRight w:val="0"/>
      <w:marTop w:val="0"/>
      <w:marBottom w:val="0"/>
      <w:divBdr>
        <w:top w:val="none" w:sz="0" w:space="0" w:color="auto"/>
        <w:left w:val="none" w:sz="0" w:space="0" w:color="auto"/>
        <w:bottom w:val="none" w:sz="0" w:space="0" w:color="auto"/>
        <w:right w:val="none" w:sz="0" w:space="0" w:color="auto"/>
      </w:divBdr>
    </w:div>
    <w:div w:id="1612123031">
      <w:bodyDiv w:val="1"/>
      <w:marLeft w:val="0"/>
      <w:marRight w:val="0"/>
      <w:marTop w:val="0"/>
      <w:marBottom w:val="0"/>
      <w:divBdr>
        <w:top w:val="none" w:sz="0" w:space="0" w:color="auto"/>
        <w:left w:val="none" w:sz="0" w:space="0" w:color="auto"/>
        <w:bottom w:val="none" w:sz="0" w:space="0" w:color="auto"/>
        <w:right w:val="none" w:sz="0" w:space="0" w:color="auto"/>
      </w:divBdr>
    </w:div>
    <w:div w:id="1814366522">
      <w:bodyDiv w:val="1"/>
      <w:marLeft w:val="0"/>
      <w:marRight w:val="0"/>
      <w:marTop w:val="0"/>
      <w:marBottom w:val="0"/>
      <w:divBdr>
        <w:top w:val="none" w:sz="0" w:space="0" w:color="auto"/>
        <w:left w:val="none" w:sz="0" w:space="0" w:color="auto"/>
        <w:bottom w:val="none" w:sz="0" w:space="0" w:color="auto"/>
        <w:right w:val="none" w:sz="0" w:space="0" w:color="auto"/>
      </w:divBdr>
    </w:div>
    <w:div w:id="1915310465">
      <w:bodyDiv w:val="1"/>
      <w:marLeft w:val="0"/>
      <w:marRight w:val="0"/>
      <w:marTop w:val="0"/>
      <w:marBottom w:val="0"/>
      <w:divBdr>
        <w:top w:val="none" w:sz="0" w:space="0" w:color="auto"/>
        <w:left w:val="none" w:sz="0" w:space="0" w:color="auto"/>
        <w:bottom w:val="none" w:sz="0" w:space="0" w:color="auto"/>
        <w:right w:val="none" w:sz="0" w:space="0" w:color="auto"/>
      </w:divBdr>
    </w:div>
    <w:div w:id="1934969726">
      <w:bodyDiv w:val="1"/>
      <w:marLeft w:val="0"/>
      <w:marRight w:val="0"/>
      <w:marTop w:val="0"/>
      <w:marBottom w:val="0"/>
      <w:divBdr>
        <w:top w:val="none" w:sz="0" w:space="0" w:color="auto"/>
        <w:left w:val="none" w:sz="0" w:space="0" w:color="auto"/>
        <w:bottom w:val="none" w:sz="0" w:space="0" w:color="auto"/>
        <w:right w:val="none" w:sz="0" w:space="0" w:color="auto"/>
      </w:divBdr>
      <w:divsChild>
        <w:div w:id="1251309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5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56D234-BC38-4C47-89FC-5BA2F5504BA1}">
  <we:reference id="wa200007142" version="1.0.0.0" store="en-US" storeType="OMEX"/>
  <we:alternateReferences>
    <we:reference id="WA200007142" version="1.0.0.0" store="WA20000714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dc0091d-0ce5-4b6c-9365-28117ed21b7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CFFE012F2B92428BAAA66C83E3A87B" ma:contentTypeVersion="10" ma:contentTypeDescription="Create a new document." ma:contentTypeScope="" ma:versionID="1bd00d942563c9af8efe70145ac9a68f">
  <xsd:schema xmlns:xsd="http://www.w3.org/2001/XMLSchema" xmlns:xs="http://www.w3.org/2001/XMLSchema" xmlns:p="http://schemas.microsoft.com/office/2006/metadata/properties" xmlns:ns3="bdc0091d-0ce5-4b6c-9365-28117ed21b7a" targetNamespace="http://schemas.microsoft.com/office/2006/metadata/properties" ma:root="true" ma:fieldsID="e0167c808b31cf5d7ac7b6fa149a3e2c" ns3:_="">
    <xsd:import namespace="bdc0091d-0ce5-4b6c-9365-28117ed21b7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c0091d-0ce5-4b6c-9365-28117ed21b7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FC9AC-6C4D-46BA-8C50-4C742BD0FB1F}">
  <ds:schemaRefs>
    <ds:schemaRef ds:uri="http://schemas.microsoft.com/office/2006/metadata/properties"/>
    <ds:schemaRef ds:uri="http://schemas.microsoft.com/office/infopath/2007/PartnerControls"/>
    <ds:schemaRef ds:uri="bdc0091d-0ce5-4b6c-9365-28117ed21b7a"/>
  </ds:schemaRefs>
</ds:datastoreItem>
</file>

<file path=customXml/itemProps2.xml><?xml version="1.0" encoding="utf-8"?>
<ds:datastoreItem xmlns:ds="http://schemas.openxmlformats.org/officeDocument/2006/customXml" ds:itemID="{246A217E-0705-4652-8646-F6AFA97EECB6}">
  <ds:schemaRefs>
    <ds:schemaRef ds:uri="http://schemas.microsoft.com/sharepoint/v3/contenttype/forms"/>
  </ds:schemaRefs>
</ds:datastoreItem>
</file>

<file path=customXml/itemProps3.xml><?xml version="1.0" encoding="utf-8"?>
<ds:datastoreItem xmlns:ds="http://schemas.openxmlformats.org/officeDocument/2006/customXml" ds:itemID="{37453A4A-814D-4B27-A51F-A3C84CF95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c0091d-0ce5-4b6c-9365-28117ed21b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112</TotalTime>
  <Pages>5</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Christina Sarieddine</cp:lastModifiedBy>
  <cp:revision>3</cp:revision>
  <dcterms:created xsi:type="dcterms:W3CDTF">2025-06-11T22:14:00Z</dcterms:created>
  <dcterms:modified xsi:type="dcterms:W3CDTF">2025-06-12T00:06:00Z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0x01010094CFFE012F2B92428BAAA66C83E3A87B</vt:lpwstr>
  </property>
  <property fmtid="{D5CDD505-2E9C-101B-9397-08002B2CF9AE}" pid="3" name="ZOTERO_PREF_1">
    <vt:lpwstr>&lt;data data-version="3" zotero-version="7.0.15"&gt;&lt;session id="MLw8HxE2"/&gt;&lt;style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